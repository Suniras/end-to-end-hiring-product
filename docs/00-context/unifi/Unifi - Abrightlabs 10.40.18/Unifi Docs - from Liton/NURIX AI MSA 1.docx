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rPr>
      </w:pPr>
      <w:sdt>
        <w:sdtPr>
          <w:id w:val="-398439670"/>
          <w:tag w:val="goog_rdk_0"/>
        </w:sdtPr>
        <w:sdtContent>
          <w:commentRangeStart w:id="0"/>
        </w:sdtContent>
      </w:sdt>
      <w:sdt>
        <w:sdtPr>
          <w:id w:val="1092390832"/>
          <w:tag w:val="goog_rdk_1"/>
        </w:sdtPr>
        <w:sdtContent>
          <w:commentRangeStart w:id="1"/>
        </w:sdtContent>
      </w:sdt>
      <w:r w:rsidDel="00000000" w:rsidR="00000000" w:rsidRPr="00000000">
        <w:rPr>
          <w:b w:val="1"/>
          <w:rtl w:val="0"/>
        </w:rPr>
        <w:t xml:space="preserve">THIS MASTER SERVICES AGREEMENT</w:t>
      </w:r>
      <w:commentRangeEnd w:id="0"/>
      <w:r w:rsidDel="00000000" w:rsidR="00000000" w:rsidRPr="00000000">
        <w:commentReference w:id="0"/>
      </w:r>
      <w:commentRangeEnd w:id="1"/>
      <w:r w:rsidDel="00000000" w:rsidR="00000000" w:rsidRPr="00000000">
        <w:commentReference w:id="1"/>
      </w:r>
      <w:r w:rsidDel="00000000" w:rsidR="00000000" w:rsidRPr="00000000">
        <w:rPr>
          <w:b w:val="1"/>
          <w:rtl w:val="0"/>
        </w:rPr>
        <w:t xml:space="preserve"> </w:t>
      </w:r>
      <w:r w:rsidDel="00000000" w:rsidR="00000000" w:rsidRPr="00000000">
        <w:rPr>
          <w:rtl w:val="0"/>
        </w:rPr>
        <w:t xml:space="preserve">made effective as of</w:t>
      </w:r>
      <w:r w:rsidDel="00000000" w:rsidR="00000000" w:rsidRPr="00000000">
        <w:rPr>
          <w:b w:val="1"/>
          <w:rtl w:val="0"/>
        </w:rPr>
        <w:t xml:space="preserve"> 29th July, 2025 (</w:t>
      </w:r>
      <w:r w:rsidDel="00000000" w:rsidR="00000000" w:rsidRPr="00000000">
        <w:rPr>
          <w:rtl w:val="0"/>
        </w:rPr>
        <w:t xml:space="preserve">the</w:t>
      </w:r>
      <w:r w:rsidDel="00000000" w:rsidR="00000000" w:rsidRPr="00000000">
        <w:rPr>
          <w:b w:val="1"/>
          <w:rtl w:val="0"/>
        </w:rPr>
        <w:t xml:space="preserve"> “Effective Date”)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rPr>
      </w:pPr>
      <w:r w:rsidDel="00000000" w:rsidR="00000000" w:rsidRPr="00000000">
        <w:rPr>
          <w:b w:val="1"/>
          <w:rtl w:val="0"/>
        </w:rPr>
        <w:t xml:space="preserve">BETWEEN:</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NURIX LABS INC. is a corporation duly organized and existing under the laws of Delaware, having its principal place of business at 34 Tidal Way, San Mateo, CA 94401, hereinafter referred to as (the “</w:t>
      </w:r>
      <w:r w:rsidDel="00000000" w:rsidR="00000000" w:rsidRPr="00000000">
        <w:rPr>
          <w:b w:val="1"/>
          <w:rtl w:val="0"/>
        </w:rPr>
        <w:t xml:space="preserve">Company</w:t>
      </w:r>
      <w:r w:rsidDel="00000000" w:rsidR="00000000" w:rsidRPr="00000000">
        <w:rPr>
          <w:rtl w:val="0"/>
        </w:rPr>
        <w:t xml:space="preserv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 and -</w:t>
      </w:r>
    </w:p>
    <w:p w:rsidR="00000000" w:rsidDel="00000000" w:rsidP="00000000" w:rsidRDefault="00000000" w:rsidRPr="00000000" w14:paraId="00000008">
      <w:pPr>
        <w:jc w:val="both"/>
        <w:rPr>
          <w:b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__________ is a corporation duly organized and existing under the laws of _______, having its principal place of business at ______________, hereinafter referred to as (the "</w:t>
      </w:r>
      <w:r w:rsidDel="00000000" w:rsidR="00000000" w:rsidRPr="00000000">
        <w:rPr>
          <w:b w:val="1"/>
          <w:rtl w:val="0"/>
        </w:rPr>
        <w:t xml:space="preserve">Customer</w:t>
      </w:r>
      <w:r w:rsidDel="00000000" w:rsidR="00000000" w:rsidRPr="00000000">
        <w:rPr>
          <w:rtl w:val="0"/>
        </w:rPr>
        <w:t xml:space="preserv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Whereas Company offers products, features, or tools as part of the services that are powered by artificial intelligence, machine learning, or similar technologies.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Whereas Customer desires to engage Company to provide certain AI-powered solutions and related services which may include AI Agents in accordance with the terms and conditions of this Agreement’.</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Company and Customer are hereinafter referred to collectively as the “Parties” or individually as a “Party”.</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for and in consideration of the mutual agreements and covenants hereafter set forth, the parties hereto agree as follows: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1"/>
        <w:jc w:val="both"/>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Unless the context otherwise requires, capitalized terms used herein without definition shall have the meanings set forth in this Section 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“Affiliate” means, with respect to any entity, any other entity directly or indirectly controlling or controlled by, or under direct or indirect common control with, such entity or one or more of the other Affiliates of that entity (or a combination thereof).  For the purposes of this definition, an entity shall control another entity if the first entity: (i) owns, beneficially or of record, more than fifty percent (50%) of the voting securities of the other entity; (ii) has the ability to elect a majority of the directors of the other entity; or (iii) provides day to day management of such entity under contract or as managing general partner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“Agreement” means this Agreement </w:t>
      </w:r>
      <w:r w:rsidDel="00000000" w:rsidR="00000000" w:rsidRPr="00000000">
        <w:rPr>
          <w:rtl w:val="0"/>
        </w:rPr>
        <w:t xml:space="preserve">together with each executed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 of Work (</w:t>
      </w:r>
      <w:r w:rsidDel="00000000" w:rsidR="00000000" w:rsidRPr="00000000">
        <w:rPr>
          <w:rtl w:val="0"/>
        </w:rPr>
        <w:t xml:space="preserve">“SOW”)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shall include any subsequent written modifications and amendments executed to the Agreement or a Statement of Work between the Parties.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 Agents” means an automated software program utilizing artificial intelligence and machine learning technologies to perform tasks or actions specified in the applicable Statement of Work. The AI Agent may include components such as data pipelines, inference engines, user interfaces, APIs, or automated workflows, and may be deployed on cloud, on-premise, or embedded systems, depending on the scope of work. For the purposes of this Agreement, the term “AI Agent” may refer to a standalone module or form part of a broader AI-powered solution or platform.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"Authori</w:t>
      </w:r>
      <w:r w:rsidDel="00000000" w:rsidR="00000000" w:rsidRPr="00000000">
        <w:rPr>
          <w:rtl w:val="0"/>
        </w:rPr>
        <w:t xml:space="preserv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 Users" means individuals authorized by the Customer to access the Services on Customer’s behalf and have been supplied user identifications and/or passwords. Users may include but are not limited to Customer’s employees, consultants, contractors and agents or third parties with which Customer transacts business.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“Confidential Information” means information belonging to or owned by a Party that relates to existing and future products or services, designs, business plans, business opportunities, finances, research, development, know-how, personnel, or third party confidential information and the terms and conditions of this Agreement. Confidential Information, however, does not include information that 1) is now or subsequently becomes generally available to the public through no fault or breach of either Party, 2) a Party can demonstrate to have rightfully had in its possession prior to disclosure by the other; 3) a Party can demonstrate is independently developed by them without the use of any Confidential Information; or 4) a Party rightfully obtains from a third party who has the right to transfer or disclose it.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Data” means any data, information, content, or material (including Customer Personal Data) that is submitted, uploaded, transmitted, stored, or otherwise made available by or on behalf of the Customer or its authorized users through the use of the Services. Customer Data includes, without limitation, (a) data input by the Customer into the Services, (b) output generated specifically for the Customer based on such input, and (c) any derivative works or analyses derived from such data that are not Anonymized Data. For avoidance of doubt, Customer Data does not include Company Intellectual Property or Anonymized Data.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 User” means any individual or a software agent (such as automated AI agents, bots, or services) that directly or indirectly accesses or interacts with the AI Agent deployed by the Customer.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08.6614173228347" w:right="0" w:hanging="708.661417322834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1.8</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sdt>
        <w:sdtPr>
          <w:id w:val="-234110148"/>
          <w:tag w:val="goog_rdk_2"/>
        </w:sdtPr>
        <w:sdtContent>
          <w:commentRangeStart w:id="2"/>
        </w:sdtContent>
      </w:sdt>
      <w:sdt>
        <w:sdtPr>
          <w:id w:val="1787358570"/>
          <w:tag w:val="goog_rdk_3"/>
        </w:sdtPr>
        <w:sdtContent>
          <w:commentRangeStart w:id="3"/>
        </w:sdtContent>
      </w:sdt>
      <w:sdt>
        <w:sdtPr>
          <w:id w:val="848189345"/>
          <w:tag w:val="goog_rdk_4"/>
        </w:sdtPr>
        <w:sdtContent>
          <w:commentRangeStart w:id="4"/>
        </w:sdtContent>
      </w:sdt>
      <w:sdt>
        <w:sdtPr>
          <w:id w:val="310980726"/>
          <w:tag w:val="goog_rdk_5"/>
        </w:sdtPr>
        <w:sdtContent>
          <w:commentRangeStart w:id="5"/>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Foundational AI Services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means the underlying artificial-intelligence capabilities, software components, and managed infrastructure made available by the Company or its third-party partners including but not limited to large-language-model, APIs provided by OpenAI, Anthropic, Google</w:t>
      </w:r>
      <w:r w:rsidDel="00000000" w:rsidR="00000000" w:rsidRPr="00000000">
        <w:rPr>
          <w:rtl w:val="0"/>
        </w:rPr>
        <w:t xml:space="preserve">, AWS Bedrock etc.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enable the development, deployment, or operation of AI Agents.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1.9</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“Intellectual Property”  means any patent and applications, any copyrights </w:t>
      </w:r>
      <w:r w:rsidDel="00000000" w:rsidR="00000000" w:rsidRPr="00000000">
        <w:rPr>
          <w:rtl w:val="0"/>
        </w:rPr>
        <w:t xml:space="preserve">and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moral rights in works of authorship, including software, code, algorithms, documentation, datasets, models (including model weights and architectures), prompts, and training methods; or trade secret, trademark, data, information, know</w:t>
      </w:r>
      <w:sdt>
        <w:sdtPr>
          <w:id w:val="700843127"/>
          <w:tag w:val="goog_rdk_6"/>
        </w:sdtPr>
        <w:sdtContent>
          <w:ins w:author="Abhishek Asawa" w:id="0" w:date="2025-07-28T20:37:0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ins>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databases, data compilations, and metadata and designs. It also includes works of art, and inventions or creations that might normally be developed on a proprietary basis.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708.661417322834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1.10</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“Intellectual Property Rights” means the legally protectable rights of the Intellectual Property.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1.11</w:t>
      </w:r>
      <w:r w:rsidDel="00000000" w:rsidR="00000000" w:rsidRPr="00000000">
        <w:rPr>
          <w:b w:val="1"/>
          <w:rtl w:val="0"/>
        </w:rPr>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Interaction” means any discrete communication or action exchanged between a user (human or system) and the AI Agent, through a supported input method (e.g., text, voice, image, API call, form submission, or button click), which results in a corresponding response or action by the AI Agent or any similar defined unit of usage as described in the applicable Statement of Work. Interactions are the basis for measuring usage of the Service and may be subject to the pricing and limitations set forth in this Agreement.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1.12</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“Services” </w:t>
      </w:r>
      <w:r w:rsidDel="00000000" w:rsidR="00000000" w:rsidRPr="00000000">
        <w:rPr>
          <w:rtl w:val="0"/>
        </w:rPr>
        <w:t xml:space="preserve">means AI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Agents and related services provided by the Company under this Agreement, including any applications, APIs, software tools, documentation, and support services that enable the Customer to deploy AI-driven automated agents for its business interaction with the End Users as described in the applicable Statement of Work.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1.13</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 of Work” means a document executed by the Parties substantially in the form set out in Schedule A (or such other form as agreed to by the </w:t>
      </w:r>
      <w:sdt>
        <w:sdtPr>
          <w:id w:val="-936557330"/>
          <w:tag w:val="goog_rdk_7"/>
        </w:sdtPr>
        <w:sdtContent>
          <w:commentRangeStart w:id="6"/>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Parties including any online ordering process agreed to by the Parties)</w:t>
      </w:r>
      <w:commentRangeEnd w:id="6"/>
      <w:r w:rsidDel="00000000" w:rsidR="00000000" w:rsidRPr="00000000">
        <w:commentReference w:id="6"/>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specifying the Services, commercial terms, pricing and any other service specific terms and conditions. Each Statement of Work shall form part of and be governed by this Agreement.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pPr>
      <w:r w:rsidDel="00000000" w:rsidR="00000000" w:rsidRPr="00000000">
        <w:rPr>
          <w:rtl w:val="0"/>
        </w:rPr>
        <w:t xml:space="preserve">1.14</w:t>
        <w:tab/>
        <w:t xml:space="preserve">“Outputs” has the meaning as defined in Section 12.6 of this Agreement.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1"/>
        <w:tabs>
          <w:tab w:val="left" w:leader="none" w:pos="709"/>
        </w:tabs>
        <w:jc w:val="both"/>
        <w:rPr>
          <w:rFonts w:ascii="Arial" w:cs="Arial" w:eastAsia="Arial" w:hAnsi="Arial"/>
          <w:sz w:val="22"/>
          <w:szCs w:val="22"/>
        </w:rPr>
      </w:pPr>
      <w:bookmarkStart w:colFirst="0" w:colLast="0" w:name="_heading=h.9k8aomctypz7" w:id="0"/>
      <w:bookmarkEnd w:id="0"/>
      <w:r w:rsidDel="00000000" w:rsidR="00000000" w:rsidRPr="00000000">
        <w:rPr>
          <w:rFonts w:ascii="Arial" w:cs="Arial" w:eastAsia="Arial" w:hAnsi="Arial"/>
          <w:sz w:val="22"/>
          <w:szCs w:val="22"/>
          <w:rtl w:val="0"/>
        </w:rPr>
        <w:t xml:space="preserve">2.</w:t>
        <w:tab/>
        <w:t xml:space="preserve">OBJECTIVES OF THE AGREEMENT</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2.1 </w:t>
        <w:tab/>
        <w:t xml:space="preserve">It is the intention of the parties that:</w:t>
      </w:r>
    </w:p>
    <w:p w:rsidR="00000000" w:rsidDel="00000000" w:rsidP="00000000" w:rsidRDefault="00000000" w:rsidRPr="00000000" w14:paraId="00000038">
      <w:pPr>
        <w:jc w:val="both"/>
        <w:rPr/>
      </w:pPr>
      <w:r w:rsidDel="00000000" w:rsidR="00000000" w:rsidRPr="00000000">
        <w:rPr>
          <w:rtl w:val="0"/>
        </w:rPr>
        <w:tab/>
        <w:tab/>
      </w:r>
    </w:p>
    <w:p w:rsidR="00000000" w:rsidDel="00000000" w:rsidP="00000000" w:rsidRDefault="00000000" w:rsidRPr="00000000" w14:paraId="00000039">
      <w:pPr>
        <w:numPr>
          <w:ilvl w:val="0"/>
          <w:numId w:val="5"/>
        </w:numPr>
        <w:ind w:left="1276" w:hanging="567"/>
        <w:jc w:val="both"/>
        <w:rPr/>
      </w:pPr>
      <w:r w:rsidDel="00000000" w:rsidR="00000000" w:rsidRPr="00000000">
        <w:rPr>
          <w:rtl w:val="0"/>
        </w:rPr>
        <w:t xml:space="preserve">this Agreement establishes a framework and a set of master terms and conditions, applicable to the supply of Services by Company to the Customer.</w:t>
      </w:r>
    </w:p>
    <w:p w:rsidR="00000000" w:rsidDel="00000000" w:rsidP="00000000" w:rsidRDefault="00000000" w:rsidRPr="00000000" w14:paraId="0000003A">
      <w:pPr>
        <w:ind w:left="1276" w:hanging="567"/>
        <w:jc w:val="both"/>
        <w:rPr/>
      </w:pPr>
      <w:r w:rsidDel="00000000" w:rsidR="00000000" w:rsidRPr="00000000">
        <w:rPr>
          <w:rtl w:val="0"/>
        </w:rPr>
      </w:r>
    </w:p>
    <w:p w:rsidR="00000000" w:rsidDel="00000000" w:rsidP="00000000" w:rsidRDefault="00000000" w:rsidRPr="00000000" w14:paraId="0000003B">
      <w:pPr>
        <w:numPr>
          <w:ilvl w:val="0"/>
          <w:numId w:val="5"/>
        </w:numPr>
        <w:ind w:left="1276" w:hanging="567"/>
        <w:jc w:val="both"/>
        <w:rPr/>
      </w:pPr>
      <w:r w:rsidDel="00000000" w:rsidR="00000000" w:rsidRPr="00000000">
        <w:rPr>
          <w:rtl w:val="0"/>
        </w:rPr>
        <w:t xml:space="preserve">the actual Services to be acquired by the Customer will be set out in a Statement of Work between Company and Customer.</w:t>
      </w:r>
    </w:p>
    <w:p w:rsidR="00000000" w:rsidDel="00000000" w:rsidP="00000000" w:rsidRDefault="00000000" w:rsidRPr="00000000" w14:paraId="0000003C">
      <w:pPr>
        <w:ind w:left="1276" w:hanging="567"/>
        <w:jc w:val="both"/>
        <w:rPr/>
      </w:pPr>
      <w:r w:rsidDel="00000000" w:rsidR="00000000" w:rsidRPr="00000000">
        <w:rPr>
          <w:rtl w:val="0"/>
        </w:rPr>
      </w:r>
    </w:p>
    <w:p w:rsidR="00000000" w:rsidDel="00000000" w:rsidP="00000000" w:rsidRDefault="00000000" w:rsidRPr="00000000" w14:paraId="0000003D">
      <w:pPr>
        <w:numPr>
          <w:ilvl w:val="0"/>
          <w:numId w:val="5"/>
        </w:numPr>
        <w:tabs>
          <w:tab w:val="left" w:leader="none" w:pos="709"/>
        </w:tabs>
        <w:ind w:left="1282" w:hanging="562"/>
        <w:jc w:val="both"/>
        <w:rPr/>
      </w:pPr>
      <w:r w:rsidDel="00000000" w:rsidR="00000000" w:rsidRPr="00000000">
        <w:rPr>
          <w:rtl w:val="0"/>
        </w:rPr>
        <w:t xml:space="preserve">Each Statement of Work will be in the form of the pro forma work order in Schedule A (or any other form as agreed to by the Parties) and will automatically incorporate the terms and conditions of this Agreement.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240" w:before="240" w:line="240" w:lineRule="auto"/>
        <w:ind w:left="1275.5905511811022" w:right="0" w:hanging="566.9291338582675"/>
        <w:jc w:val="both"/>
        <w:rPr/>
      </w:pPr>
      <w:r w:rsidDel="00000000" w:rsidR="00000000" w:rsidRPr="00000000">
        <w:rPr>
          <w:rtl w:val="0"/>
        </w:rPr>
        <w:t xml:space="preserve">d)</w:t>
        <w:tab/>
        <w:t xml:space="preserve">In the event of any conflict or inconsistency between the provisions of this Master Services Agreement and any Statement of Work or other exhibit, appendix, schedules or attachment hereto, the following order of precedence shall apply (in descending order): </w:t>
      </w:r>
    </w:p>
    <w:p w:rsidR="00000000" w:rsidDel="00000000" w:rsidP="00000000" w:rsidRDefault="00000000" w:rsidRPr="00000000" w14:paraId="0000003F">
      <w:pPr>
        <w:numPr>
          <w:ilvl w:val="0"/>
          <w:numId w:val="8"/>
        </w:numPr>
        <w:tabs>
          <w:tab w:val="left" w:leader="none" w:pos="1980"/>
        </w:tabs>
        <w:spacing w:after="0" w:before="240" w:lineRule="auto"/>
        <w:ind w:left="1984.251968503937" w:hanging="708.6614173228347"/>
        <w:rPr/>
      </w:pPr>
      <w:r w:rsidDel="00000000" w:rsidR="00000000" w:rsidRPr="00000000">
        <w:rPr>
          <w:rtl w:val="0"/>
        </w:rPr>
        <w:t xml:space="preserve">The SOW (but only with respect to the specific project or engagement described therein);</w:t>
        <w:br w:type="textWrapping"/>
      </w:r>
    </w:p>
    <w:p w:rsidR="00000000" w:rsidDel="00000000" w:rsidP="00000000" w:rsidRDefault="00000000" w:rsidRPr="00000000" w14:paraId="00000040">
      <w:pPr>
        <w:numPr>
          <w:ilvl w:val="0"/>
          <w:numId w:val="8"/>
        </w:numPr>
        <w:tabs>
          <w:tab w:val="left" w:leader="none" w:pos="1980"/>
        </w:tabs>
        <w:spacing w:after="0" w:before="0" w:lineRule="auto"/>
        <w:ind w:left="1984.251968503937" w:hanging="708.6614173228347"/>
        <w:rPr/>
      </w:pPr>
      <w:r w:rsidDel="00000000" w:rsidR="00000000" w:rsidRPr="00000000">
        <w:rPr>
          <w:rtl w:val="0"/>
        </w:rPr>
        <w:t xml:space="preserve">This MSA;</w:t>
        <w:br w:type="textWrapping"/>
      </w:r>
    </w:p>
    <w:p w:rsidR="00000000" w:rsidDel="00000000" w:rsidP="00000000" w:rsidRDefault="00000000" w:rsidRPr="00000000" w14:paraId="00000041">
      <w:pPr>
        <w:numPr>
          <w:ilvl w:val="0"/>
          <w:numId w:val="8"/>
        </w:numPr>
        <w:tabs>
          <w:tab w:val="left" w:leader="none" w:pos="1980"/>
        </w:tabs>
        <w:spacing w:after="240" w:before="0" w:lineRule="auto"/>
        <w:ind w:left="1984.251968503937" w:hanging="708.6614173228347"/>
        <w:rPr/>
      </w:pPr>
      <w:r w:rsidDel="00000000" w:rsidR="00000000" w:rsidRPr="00000000">
        <w:rPr>
          <w:rtl w:val="0"/>
        </w:rPr>
        <w:t xml:space="preserve">Any other referenced or attached documents, unless expressly stated otherwise in writing.</w:t>
        <w:br w:type="textWrapping"/>
      </w:r>
    </w:p>
    <w:p w:rsidR="00000000" w:rsidDel="00000000" w:rsidP="00000000" w:rsidRDefault="00000000" w:rsidRPr="00000000" w14:paraId="00000042">
      <w:pPr>
        <w:tabs>
          <w:tab w:val="left" w:leader="none" w:pos="709"/>
        </w:tabs>
        <w:spacing w:after="240" w:before="240" w:lineRule="auto"/>
        <w:ind w:left="1275.5905511811022" w:firstLine="0"/>
        <w:jc w:val="both"/>
        <w:rPr/>
      </w:pPr>
      <w:r w:rsidDel="00000000" w:rsidR="00000000" w:rsidRPr="00000000">
        <w:rPr>
          <w:rtl w:val="0"/>
        </w:rPr>
        <w:t xml:space="preserve">Notwithstanding the foregoing, a SOW may expressly override specific provisions of this Agreement if it references the Agreement clause being modified and explicitly states the intention to override it.</w:t>
      </w:r>
    </w:p>
    <w:p w:rsidR="00000000" w:rsidDel="00000000" w:rsidP="00000000" w:rsidRDefault="00000000" w:rsidRPr="00000000" w14:paraId="00000043">
      <w:pPr>
        <w:tabs>
          <w:tab w:val="left" w:leader="none" w:pos="709"/>
        </w:tabs>
        <w:ind w:left="2160" w:firstLine="0"/>
        <w:jc w:val="both"/>
        <w:rPr/>
      </w:pPr>
      <w:r w:rsidDel="00000000" w:rsidR="00000000" w:rsidRPr="00000000">
        <w:rPr>
          <w:rtl w:val="0"/>
        </w:rPr>
      </w:r>
    </w:p>
    <w:p w:rsidR="00000000" w:rsidDel="00000000" w:rsidP="00000000" w:rsidRDefault="00000000" w:rsidRPr="00000000" w14:paraId="00000044">
      <w:pPr>
        <w:pStyle w:val="Heading1"/>
        <w:tabs>
          <w:tab w:val="left" w:leader="none" w:pos="709"/>
        </w:tabs>
        <w:jc w:val="both"/>
        <w:rPr>
          <w:rFonts w:ascii="Arial" w:cs="Arial" w:eastAsia="Arial" w:hAnsi="Arial"/>
          <w:sz w:val="22"/>
          <w:szCs w:val="22"/>
        </w:rPr>
      </w:pPr>
      <w:sdt>
        <w:sdtPr>
          <w:id w:val="-1633485066"/>
          <w:tag w:val="goog_rdk_8"/>
        </w:sdtPr>
        <w:sdtContent>
          <w:commentRangeStart w:id="7"/>
        </w:sdtContent>
      </w:sdt>
      <w:sdt>
        <w:sdtPr>
          <w:id w:val="1774100773"/>
          <w:tag w:val="goog_rdk_9"/>
        </w:sdtPr>
        <w:sdtContent>
          <w:commentRangeStart w:id="8"/>
        </w:sdtContent>
      </w:sdt>
      <w:r w:rsidDel="00000000" w:rsidR="00000000" w:rsidRPr="00000000">
        <w:rPr>
          <w:rFonts w:ascii="Arial" w:cs="Arial" w:eastAsia="Arial" w:hAnsi="Arial"/>
          <w:sz w:val="22"/>
          <w:szCs w:val="22"/>
          <w:rtl w:val="0"/>
        </w:rPr>
        <w:t xml:space="preserve">3.</w:t>
        <w:tab/>
        <w:t xml:space="preserve">PROVISION OF SERVICES.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5">
      <w:pPr>
        <w:keepNext w:val="1"/>
        <w:keepLines w:val="1"/>
        <w:jc w:val="both"/>
        <w:rPr/>
      </w:pPr>
      <w:r w:rsidDel="00000000" w:rsidR="00000000" w:rsidRPr="00000000">
        <w:rPr>
          <w:rtl w:val="0"/>
        </w:rPr>
      </w:r>
    </w:p>
    <w:p w:rsidR="00000000" w:rsidDel="00000000" w:rsidP="00000000" w:rsidRDefault="00000000" w:rsidRPr="00000000" w14:paraId="00000046">
      <w:pPr>
        <w:keepNext w:val="1"/>
        <w:keepLines w:val="1"/>
        <w:numPr>
          <w:ilvl w:val="1"/>
          <w:numId w:val="6"/>
        </w:numPr>
        <w:ind w:left="709" w:hanging="709"/>
        <w:jc w:val="both"/>
        <w:rPr/>
      </w:pPr>
      <w:r w:rsidDel="00000000" w:rsidR="00000000" w:rsidRPr="00000000">
        <w:rPr>
          <w:rtl w:val="0"/>
        </w:rPr>
        <w:t xml:space="preserve">Company shall provide the AI Agents and Services to the Customer in accordance with the terms of this Agreement and the applicable Statement of Work. The exact functionality, performance parameters, and features of the Service are as described in the applicable Statement of Work.</w:t>
      </w:r>
    </w:p>
    <w:p w:rsidR="00000000" w:rsidDel="00000000" w:rsidP="00000000" w:rsidRDefault="00000000" w:rsidRPr="00000000" w14:paraId="00000047">
      <w:pPr>
        <w:keepNext w:val="1"/>
        <w:keepLines w:val="1"/>
        <w:ind w:left="709" w:firstLine="0"/>
        <w:jc w:val="both"/>
        <w:rPr/>
      </w:pPr>
      <w:r w:rsidDel="00000000" w:rsidR="00000000" w:rsidRPr="00000000">
        <w:rPr>
          <w:rtl w:val="0"/>
        </w:rPr>
      </w:r>
    </w:p>
    <w:p w:rsidR="00000000" w:rsidDel="00000000" w:rsidP="00000000" w:rsidRDefault="00000000" w:rsidRPr="00000000" w14:paraId="00000048">
      <w:pPr>
        <w:keepNext w:val="1"/>
        <w:keepLines w:val="1"/>
        <w:numPr>
          <w:ilvl w:val="1"/>
          <w:numId w:val="6"/>
        </w:numPr>
        <w:ind w:left="709" w:hanging="709"/>
        <w:jc w:val="both"/>
        <w:rPr/>
      </w:pPr>
      <w:r w:rsidDel="00000000" w:rsidR="00000000" w:rsidRPr="00000000">
        <w:rPr>
          <w:rtl w:val="0"/>
        </w:rPr>
        <w:t xml:space="preserve">The Services to be provided pursuant to this Agreement and the applicable Statement of Work shall be performed by Company or any of its Affiliates and for the purposes of any such Statement of Work, Company Affiliate providing the Services will be considered “Company” as that term is used herein. Each such Statement of Work shall be deemed to incorporate and be governed by this Agreement</w:t>
      </w:r>
    </w:p>
    <w:p w:rsidR="00000000" w:rsidDel="00000000" w:rsidP="00000000" w:rsidRDefault="00000000" w:rsidRPr="00000000" w14:paraId="00000049">
      <w:pPr>
        <w:keepNext w:val="1"/>
        <w:keepLines w:val="1"/>
        <w:ind w:left="709" w:firstLine="0"/>
        <w:jc w:val="both"/>
        <w:rPr/>
      </w:pPr>
      <w:r w:rsidDel="00000000" w:rsidR="00000000" w:rsidRPr="00000000">
        <w:rPr>
          <w:rtl w:val="0"/>
        </w:rPr>
      </w:r>
    </w:p>
    <w:p w:rsidR="00000000" w:rsidDel="00000000" w:rsidP="00000000" w:rsidRDefault="00000000" w:rsidRPr="00000000" w14:paraId="0000004A">
      <w:pPr>
        <w:keepNext w:val="1"/>
        <w:keepLines w:val="1"/>
        <w:numPr>
          <w:ilvl w:val="1"/>
          <w:numId w:val="6"/>
        </w:numPr>
        <w:ind w:left="709" w:hanging="709"/>
        <w:jc w:val="both"/>
        <w:rPr/>
      </w:pPr>
      <w:r w:rsidDel="00000000" w:rsidR="00000000" w:rsidRPr="00000000">
        <w:rPr>
          <w:rtl w:val="0"/>
        </w:rPr>
        <w:t xml:space="preserve">Any Affiliate of Customer may avail itself of the Services under this Agreement by entering into one or more Statements of Work with the Company, subject to the terms and conditions of this Agreement. Each such Statement of Work shall be deemed to incorporate and be governed by this Agreement. For purposes of such Statement of Work, the term “Customer” as used in this Agreement shall be deemed to include such Affiliate with respect to the applicable Statement of Work.</w:t>
      </w:r>
    </w:p>
    <w:p w:rsidR="00000000" w:rsidDel="00000000" w:rsidP="00000000" w:rsidRDefault="00000000" w:rsidRPr="00000000" w14:paraId="0000004B">
      <w:pPr>
        <w:keepNext w:val="1"/>
        <w:keepLines w:val="1"/>
        <w:ind w:left="709" w:hanging="709"/>
        <w:jc w:val="both"/>
        <w:rPr/>
      </w:pPr>
      <w:r w:rsidDel="00000000" w:rsidR="00000000" w:rsidRPr="00000000">
        <w:rPr>
          <w:rtl w:val="0"/>
        </w:rPr>
      </w:r>
    </w:p>
    <w:p w:rsidR="00000000" w:rsidDel="00000000" w:rsidP="00000000" w:rsidRDefault="00000000" w:rsidRPr="00000000" w14:paraId="0000004C">
      <w:pPr>
        <w:keepNext w:val="1"/>
        <w:keepLines w:val="1"/>
        <w:numPr>
          <w:ilvl w:val="1"/>
          <w:numId w:val="6"/>
        </w:numPr>
        <w:ind w:left="709" w:hanging="709"/>
        <w:jc w:val="both"/>
        <w:rPr/>
      </w:pPr>
      <w:r w:rsidDel="00000000" w:rsidR="00000000" w:rsidRPr="00000000">
        <w:rPr>
          <w:rtl w:val="0"/>
        </w:rPr>
        <w:t xml:space="preserve">Nothing in this Agreement obligates Company to enter into any Statement of Work; however, once Company enters into a Statement of Work, Company shall perform the work specified in such Statement of Work as per the terms therein and this Agreement. </w:t>
      </w:r>
    </w:p>
    <w:p w:rsidR="00000000" w:rsidDel="00000000" w:rsidP="00000000" w:rsidRDefault="00000000" w:rsidRPr="00000000" w14:paraId="0000004D">
      <w:pPr>
        <w:keepNext w:val="1"/>
        <w:keepLines w:val="1"/>
        <w:ind w:left="709" w:firstLine="0"/>
        <w:jc w:val="both"/>
        <w:rPr/>
      </w:pPr>
      <w:r w:rsidDel="00000000" w:rsidR="00000000" w:rsidRPr="00000000">
        <w:rPr>
          <w:rtl w:val="0"/>
        </w:rPr>
        <w:t xml:space="preserve">License Grant and Customer’s right to use</w:t>
      </w:r>
    </w:p>
    <w:p w:rsidR="00000000" w:rsidDel="00000000" w:rsidP="00000000" w:rsidRDefault="00000000" w:rsidRPr="00000000" w14:paraId="0000004E">
      <w:pPr>
        <w:keepNext w:val="1"/>
        <w:keepLines w:val="1"/>
        <w:ind w:left="709" w:firstLine="0"/>
        <w:jc w:val="both"/>
        <w:rPr/>
      </w:pPr>
      <w:r w:rsidDel="00000000" w:rsidR="00000000" w:rsidRPr="00000000">
        <w:rPr>
          <w:rtl w:val="0"/>
        </w:rPr>
      </w:r>
    </w:p>
    <w:p w:rsidR="00000000" w:rsidDel="00000000" w:rsidP="00000000" w:rsidRDefault="00000000" w:rsidRPr="00000000" w14:paraId="0000004F">
      <w:pPr>
        <w:pStyle w:val="Heading1"/>
        <w:tabs>
          <w:tab w:val="left" w:leader="none" w:pos="709"/>
        </w:tabs>
        <w:jc w:val="both"/>
        <w:rPr/>
      </w:pPr>
      <w:r w:rsidDel="00000000" w:rsidR="00000000" w:rsidRPr="00000000">
        <w:rPr>
          <w:rFonts w:ascii="Arial" w:cs="Arial" w:eastAsia="Arial" w:hAnsi="Arial"/>
          <w:sz w:val="22"/>
          <w:szCs w:val="22"/>
          <w:rtl w:val="0"/>
        </w:rPr>
        <w:t xml:space="preserve">4.</w:t>
        <w:tab/>
        <w:t xml:space="preserve">LICENSE GRANT AND FAIR USE.</w:t>
      </w:r>
      <w:r w:rsidDel="00000000" w:rsidR="00000000" w:rsidRPr="00000000">
        <w:rPr>
          <w:rtl w:val="0"/>
        </w:rPr>
      </w:r>
    </w:p>
    <w:p w:rsidR="00000000" w:rsidDel="00000000" w:rsidP="00000000" w:rsidRDefault="00000000" w:rsidRPr="00000000" w14:paraId="00000050">
      <w:pPr>
        <w:keepNext w:val="1"/>
        <w:keepLines w:val="1"/>
        <w:ind w:left="709" w:firstLine="0"/>
        <w:jc w:val="both"/>
        <w:rPr/>
      </w:pPr>
      <w:r w:rsidDel="00000000" w:rsidR="00000000" w:rsidRPr="00000000">
        <w:rPr>
          <w:rtl w:val="0"/>
        </w:rPr>
      </w:r>
    </w:p>
    <w:p w:rsidR="00000000" w:rsidDel="00000000" w:rsidP="00000000" w:rsidRDefault="00000000" w:rsidRPr="00000000" w14:paraId="00000051">
      <w:pPr>
        <w:keepNext w:val="1"/>
        <w:keepLines w:val="1"/>
        <w:ind w:left="720" w:hanging="720"/>
        <w:jc w:val="both"/>
        <w:rPr/>
      </w:pPr>
      <w:r w:rsidDel="00000000" w:rsidR="00000000" w:rsidRPr="00000000">
        <w:rPr>
          <w:rtl w:val="0"/>
        </w:rPr>
        <w:t xml:space="preserve">4.1</w:t>
        <w:tab/>
        <w:t xml:space="preserve">Subject to the terms and conditions of this Agreement (including the payment of all applicable Fees), Company grants to the Customer a limited, non-exclusive, non-transferable, non-sublicensable right and license during the term of this Agreement to access and use the Services solely for Customer’s internal business operations. This license allows the Customer a limited right to configure and deploy the AI Agent to interact with its End Users for legitimate business purposes, and to permit its Authorized Users to access and use the Service for configuration, management, and monitoring of the AI Agents. It is expressly stated by Company and acknowledged by Customer that no rights, title or license are granted whether expressly or by implication to the models weights, prompts, embeddings, training data, algorithms,  internal tools or any other proprietary systems or components used by the Company in the development, training, deployment, or operation of the AI Agents or Services provided under this Agreement</w:t>
      </w:r>
      <w:r w:rsidDel="00000000" w:rsidR="00000000" w:rsidRPr="00000000">
        <w:rPr>
          <w:rFonts w:ascii="Roboto" w:cs="Roboto" w:eastAsia="Roboto" w:hAnsi="Roboto"/>
          <w:color w:val="444746"/>
          <w:sz w:val="21"/>
          <w:szCs w:val="21"/>
          <w:highlight w:val="white"/>
          <w:rtl w:val="0"/>
        </w:rPr>
        <w:t xml:space="preserve">. </w:t>
      </w:r>
      <w:r w:rsidDel="00000000" w:rsidR="00000000" w:rsidRPr="00000000">
        <w:rPr>
          <w:rtl w:val="0"/>
        </w:rPr>
        <w:t xml:space="preserve">All use of the Service by the Customer shall be in accordance with the documentation or instructions provided by the Company and within the scope of use defined in this Agreement and the applicable Statement of Work.</w:t>
      </w:r>
    </w:p>
    <w:p w:rsidR="00000000" w:rsidDel="00000000" w:rsidP="00000000" w:rsidRDefault="00000000" w:rsidRPr="00000000" w14:paraId="00000052">
      <w:pPr>
        <w:keepNext w:val="1"/>
        <w:keepLines w:val="1"/>
        <w:ind w:left="709" w:firstLine="0"/>
        <w:jc w:val="both"/>
        <w:rPr/>
      </w:pPr>
      <w:r w:rsidDel="00000000" w:rsidR="00000000" w:rsidRPr="00000000">
        <w:rPr>
          <w:rtl w:val="0"/>
        </w:rPr>
      </w:r>
    </w:p>
    <w:p w:rsidR="00000000" w:rsidDel="00000000" w:rsidP="00000000" w:rsidRDefault="00000000" w:rsidRPr="00000000" w14:paraId="00000053">
      <w:pPr>
        <w:keepNext w:val="1"/>
        <w:keepLines w:val="1"/>
        <w:ind w:left="720" w:hanging="720"/>
        <w:jc w:val="both"/>
        <w:rPr/>
      </w:pPr>
      <w:r w:rsidDel="00000000" w:rsidR="00000000" w:rsidRPr="00000000">
        <w:rPr>
          <w:rtl w:val="0"/>
        </w:rPr>
        <w:t xml:space="preserve">4.2</w:t>
        <w:tab/>
        <w:t xml:space="preserve">Fair Use. Customer’s right to use the Services is subject to the following conditions:</w:t>
      </w:r>
    </w:p>
    <w:p w:rsidR="00000000" w:rsidDel="00000000" w:rsidP="00000000" w:rsidRDefault="00000000" w:rsidRPr="00000000" w14:paraId="00000054">
      <w:pPr>
        <w:keepNext w:val="1"/>
        <w:keepLines w:val="1"/>
        <w:ind w:left="709" w:firstLine="0"/>
        <w:jc w:val="both"/>
        <w:rPr/>
      </w:pPr>
      <w:r w:rsidDel="00000000" w:rsidR="00000000" w:rsidRPr="00000000">
        <w:rPr>
          <w:rtl w:val="0"/>
        </w:rPr>
      </w:r>
    </w:p>
    <w:p w:rsidR="00000000" w:rsidDel="00000000" w:rsidP="00000000" w:rsidRDefault="00000000" w:rsidRPr="00000000" w14:paraId="00000055">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Customer shall use the Service only for lawful purposes and in accordance with this Agreement. The Service shall not be used to transmit, store, or disseminate any content that is illegal, harmful, threatening, defamatory, obscene, infringing, or that violates the rights of any third party (including intellectual property rights and privacy rights).</w:t>
      </w:r>
    </w:p>
    <w:p w:rsidR="00000000" w:rsidDel="00000000" w:rsidP="00000000" w:rsidRDefault="00000000" w:rsidRPr="00000000" w14:paraId="00000056">
      <w:pPr>
        <w:keepNext w:val="1"/>
        <w:keepLines w:val="1"/>
        <w:ind w:left="720" w:firstLine="0"/>
        <w:jc w:val="both"/>
        <w:rPr/>
      </w:pPr>
      <w:r w:rsidDel="00000000" w:rsidR="00000000" w:rsidRPr="00000000">
        <w:rPr>
          <w:rtl w:val="0"/>
        </w:rPr>
      </w:r>
    </w:p>
    <w:p w:rsidR="00000000" w:rsidDel="00000000" w:rsidP="00000000" w:rsidRDefault="00000000" w:rsidRPr="00000000" w14:paraId="00000057">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w:t>
      </w:r>
      <w:r w:rsidDel="00000000" w:rsidR="00000000" w:rsidRPr="00000000">
        <w:rPr>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of the Service is limited to the number of Interactions specified in the applicable Statement of Work (“Usage Limits”). Customer shall not use the Service in a manner that unreasonably overloads, degrades, or materially interferes with the performance or availability of the Service for other users. If Company determines that Customer’s usage exceeds the Usage Limits or </w:t>
      </w:r>
      <w:r w:rsidDel="00000000" w:rsidR="00000000" w:rsidRPr="00000000">
        <w:rPr>
          <w:rtl w:val="0"/>
        </w:rPr>
        <w:t xml:space="preserve">is engaged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activities that are outside normal intended use, Company may notify the Customer and request that usage be reduced or optimized. In the event of continued excessive usage that threatens the stability or security of the Service or Foundational AI services, Company reserves the right to exercise any one or all of the following options:  i) temporarily throttle or suspend the Customer’s access to the AI Agent and Service until the issue is resolved  ii) notify the Customer and recommend an upgrade to a higher service tier, and iii) charge overage fees in accordance with the applicable rate card or Statement of Work. Company may monitor usage to enforce compliance with applicable Usage Limits.</w:t>
      </w:r>
    </w:p>
    <w:p w:rsidR="00000000" w:rsidDel="00000000" w:rsidP="00000000" w:rsidRDefault="00000000" w:rsidRPr="00000000" w14:paraId="00000058">
      <w:pPr>
        <w:keepNext w:val="1"/>
        <w:keepLines w:val="1"/>
        <w:ind w:left="709" w:firstLine="0"/>
        <w:jc w:val="both"/>
        <w:rPr/>
      </w:pPr>
      <w:r w:rsidDel="00000000" w:rsidR="00000000" w:rsidRPr="00000000">
        <w:rPr>
          <w:rtl w:val="0"/>
        </w:rPr>
      </w:r>
    </w:p>
    <w:p w:rsidR="00000000" w:rsidDel="00000000" w:rsidP="00000000" w:rsidRDefault="00000000" w:rsidRPr="00000000" w14:paraId="00000059">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Company’s access to any Foundational AI services is subject to the acceptable use and abuse monitoring policies of those providers. In the event Customer is in breach of any Foundational AI services acceptable use and abuse monitoring policy during its use of Service, Company reserves the right to immediately suspend or restrict the Customer’s access to the affected functionality or Services, without prior notice if necessary, to comply with the provider’s requirements. The Company will use reasonable efforts to notify the Customer of the issue and work collaboratively to remediate the cause, but continued non-compliance may result in termination in accordance with this Agreement.</w:t>
      </w:r>
    </w:p>
    <w:p w:rsidR="00000000" w:rsidDel="00000000" w:rsidP="00000000" w:rsidRDefault="00000000" w:rsidRPr="00000000" w14:paraId="0000005A">
      <w:pPr>
        <w:keepNext w:val="1"/>
        <w:keepLines w:val="1"/>
        <w:rPr/>
      </w:pPr>
      <w:r w:rsidDel="00000000" w:rsidR="00000000" w:rsidRPr="00000000">
        <w:rPr>
          <w:rtl w:val="0"/>
        </w:rPr>
      </w:r>
    </w:p>
    <w:p w:rsidR="00000000" w:rsidDel="00000000" w:rsidP="00000000" w:rsidRDefault="00000000" w:rsidRPr="00000000" w14:paraId="0000005B">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shall ensure that all Authorized Users keep their Service access credentials (such as usernames, passwords, or API keys) secure and confidential. Customer is responsible for any actions taken through its accounts and by its Authorized Users. Customer will promptly notify the Company of any unauthorized use of its account or any security breach related to the Service that it becomes aware of.</w:t>
      </w:r>
    </w:p>
    <w:p w:rsidR="00000000" w:rsidDel="00000000" w:rsidP="00000000" w:rsidRDefault="00000000" w:rsidRPr="00000000" w14:paraId="0000005C">
      <w:pPr>
        <w:keepNext w:val="1"/>
        <w:keepLines w:val="1"/>
        <w:rPr/>
      </w:pPr>
      <w:r w:rsidDel="00000000" w:rsidR="00000000" w:rsidRPr="00000000">
        <w:rPr>
          <w:rtl w:val="0"/>
        </w:rPr>
      </w:r>
    </w:p>
    <w:p w:rsidR="00000000" w:rsidDel="00000000" w:rsidP="00000000" w:rsidRDefault="00000000" w:rsidRPr="00000000" w14:paraId="0000005D">
      <w:pPr>
        <w:keepNext w:val="1"/>
        <w:keepLines w:val="1"/>
        <w:rPr>
          <w:b w:val="1"/>
        </w:rPr>
      </w:pPr>
      <w:r w:rsidDel="00000000" w:rsidR="00000000" w:rsidRPr="00000000">
        <w:rPr>
          <w:b w:val="1"/>
          <w:rtl w:val="0"/>
        </w:rPr>
        <w:t xml:space="preserve">5.</w:t>
        <w:tab/>
        <w:t xml:space="preserve">CUSTOMER RESPONSIBILITIES</w:t>
      </w:r>
    </w:p>
    <w:p w:rsidR="00000000" w:rsidDel="00000000" w:rsidP="00000000" w:rsidRDefault="00000000" w:rsidRPr="00000000" w14:paraId="0000005E">
      <w:pPr>
        <w:keepNext w:val="1"/>
        <w:keepLines w:val="1"/>
        <w:rPr/>
      </w:pPr>
      <w:r w:rsidDel="00000000" w:rsidR="00000000" w:rsidRPr="00000000">
        <w:rPr>
          <w:rtl w:val="0"/>
        </w:rPr>
      </w:r>
    </w:p>
    <w:p w:rsidR="00000000" w:rsidDel="00000000" w:rsidP="00000000" w:rsidRDefault="00000000" w:rsidRPr="00000000" w14:paraId="0000005F">
      <w:pPr>
        <w:keepNext w:val="1"/>
        <w:keepLines w:val="1"/>
        <w:ind w:left="810" w:hanging="810"/>
        <w:rPr/>
      </w:pPr>
      <w:r w:rsidDel="00000000" w:rsidR="00000000" w:rsidRPr="00000000">
        <w:rPr>
          <w:rtl w:val="0"/>
        </w:rPr>
        <w:t xml:space="preserve">5.1</w:t>
        <w:tab/>
      </w:r>
      <w:sdt>
        <w:sdtPr>
          <w:id w:val="-1687250663"/>
          <w:tag w:val="goog_rdk_10"/>
        </w:sdtPr>
        <w:sdtContent>
          <w:commentRangeStart w:id="9"/>
        </w:sdtContent>
      </w:sdt>
      <w:sdt>
        <w:sdtPr>
          <w:id w:val="289533399"/>
          <w:tag w:val="goog_rdk_11"/>
        </w:sdtPr>
        <w:sdtContent>
          <w:commentRangeStart w:id="10"/>
        </w:sdtContent>
      </w:sdt>
      <w:r w:rsidDel="00000000" w:rsidR="00000000" w:rsidRPr="00000000">
        <w:rPr>
          <w:rtl w:val="0"/>
        </w:rPr>
        <w:t xml:space="preserve">Customer is solely responsible for</w:t>
      </w:r>
      <w:r w:rsidDel="00000000" w:rsidR="00000000" w:rsidRPr="00000000">
        <w:rPr>
          <w:color w:val="333333"/>
          <w:highlight w:val="white"/>
          <w:rtl w:val="0"/>
        </w:rPr>
        <w:t xml:space="preserve"> </w:t>
      </w:r>
      <w:r w:rsidDel="00000000" w:rsidR="00000000" w:rsidRPr="00000000">
        <w:rPr>
          <w:rtl w:val="0"/>
        </w:rPr>
        <w:t xml:space="preserve">(a) ensuring that inputs submitted by it and End Users are accurate, lawful, and appropriate; (b) validating, interpreting, and reviewing Outputs before taking any action in reliance on them; (c) configuring any automated or downstream decision-making triggered by Outputs; (d) complying with all applicable regulatory obligations arising from its use of the AI Agent</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and e) promptly notifying the Company of material quality issues or anomalous model behavior observed in production.</w:t>
      </w:r>
    </w:p>
    <w:p w:rsidR="00000000" w:rsidDel="00000000" w:rsidP="00000000" w:rsidRDefault="00000000" w:rsidRPr="00000000" w14:paraId="00000060">
      <w:pPr>
        <w:keepNext w:val="1"/>
        <w:keepLines w:val="1"/>
        <w:rPr/>
      </w:pPr>
      <w:r w:rsidDel="00000000" w:rsidR="00000000" w:rsidRPr="00000000">
        <w:rPr>
          <w:rtl w:val="0"/>
        </w:rPr>
      </w:r>
    </w:p>
    <w:p w:rsidR="00000000" w:rsidDel="00000000" w:rsidP="00000000" w:rsidRDefault="00000000" w:rsidRPr="00000000" w14:paraId="00000061">
      <w:pPr>
        <w:keepNext w:val="1"/>
        <w:keepLines w:val="1"/>
        <w:ind w:left="810" w:hanging="810"/>
        <w:rPr/>
      </w:pPr>
      <w:sdt>
        <w:sdtPr>
          <w:id w:val="2097165774"/>
          <w:tag w:val="goog_rdk_12"/>
        </w:sdtPr>
        <w:sdtContent>
          <w:commentRangeStart w:id="11"/>
        </w:sdtContent>
      </w:sdt>
      <w:sdt>
        <w:sdtPr>
          <w:id w:val="1548319166"/>
          <w:tag w:val="goog_rdk_13"/>
        </w:sdtPr>
        <w:sdtContent>
          <w:commentRangeStart w:id="12"/>
        </w:sdtContent>
      </w:sdt>
      <w:r w:rsidDel="00000000" w:rsidR="00000000" w:rsidRPr="00000000">
        <w:rPr>
          <w:rtl w:val="0"/>
        </w:rPr>
        <w:t xml:space="preserve">5.2</w:t>
        <w:tab/>
        <w:t xml:space="preserve">Customer will not, directly or indirectly:</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62">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license, sublicense, sell, rent, lease, transfer, assign, distribute, reverse engineer, decompile, disassemble or make available the Services to any third-party other than the Authori</w:t>
      </w:r>
      <w:r w:rsidDel="00000000" w:rsidR="00000000" w:rsidRPr="00000000">
        <w:rPr>
          <w:rtl w:val="0"/>
        </w:rPr>
        <w:t xml:space="preserve">zed Users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End Users;</w:t>
      </w:r>
    </w:p>
    <w:p w:rsidR="00000000" w:rsidDel="00000000" w:rsidP="00000000" w:rsidRDefault="00000000" w:rsidRPr="00000000" w14:paraId="00000063">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 reproduce, distribute, republish, download, post, or transmit any portion of the Service (including the underlying software) in any form or by any means, except as necessary for the use of the Service in accordance with this Agreement;</w:t>
      </w:r>
    </w:p>
    <w:p w:rsidR="00000000" w:rsidDel="00000000" w:rsidP="00000000" w:rsidRDefault="00000000" w:rsidRPr="00000000" w14:paraId="00000064">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Reverse engineer, decompile or otherwise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attempt to discover the source code, object code or underlying structure, ideas, know-how or algorithms relevant to the Services or any software, documentation or data related to the Services;</w:t>
      </w:r>
    </w:p>
    <w:p w:rsidR="00000000" w:rsidDel="00000000" w:rsidP="00000000" w:rsidRDefault="00000000" w:rsidRPr="00000000" w14:paraId="00000065">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Service in violation of any applicable law or regulation (including data protection laws, export control and sanctions laws, consumer protection laws, or telephone/messaging regulations) or for any purpose for which the Service is not designed or intended;</w:t>
      </w:r>
    </w:p>
    <w:p w:rsidR="00000000" w:rsidDel="00000000" w:rsidP="00000000" w:rsidRDefault="00000000" w:rsidRPr="00000000" w14:paraId="00000066">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Services to store or transmit any content that infringes upon any person’s intellectual property rights;</w:t>
      </w:r>
    </w:p>
    <w:p w:rsidR="00000000" w:rsidDel="00000000" w:rsidP="00000000" w:rsidRDefault="00000000" w:rsidRPr="00000000" w14:paraId="00000067">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Services to knowingly post, transmit, upload, link to, send, or store any viruses, malware, trojan horses, time bombs, or any other similar harmful software</w:t>
      </w:r>
    </w:p>
    <w:p w:rsidR="00000000" w:rsidDel="00000000" w:rsidP="00000000" w:rsidRDefault="00000000" w:rsidRPr="00000000" w14:paraId="00000068">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 or use the Services for the purpose of building a competitive product or service or copying its features or user interface or use any outputs to train or </w:t>
      </w:r>
      <w:r w:rsidDel="00000000" w:rsidR="00000000" w:rsidRPr="00000000">
        <w:rPr>
          <w:rtl w:val="0"/>
        </w:rPr>
        <w:t xml:space="preserve">improve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models t</w:t>
      </w:r>
      <w:r w:rsidDel="00000000" w:rsidR="00000000" w:rsidRPr="00000000">
        <w:rPr>
          <w:rtl w:val="0"/>
        </w:rPr>
        <w:t xml:space="preserve">hat compete with the Services or Foundational AI services used by the 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any proprietary notices or labels; or</w:t>
      </w:r>
    </w:p>
    <w:p w:rsidR="00000000" w:rsidDel="00000000" w:rsidP="00000000" w:rsidRDefault="00000000" w:rsidRPr="00000000" w14:paraId="0000006A">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attempt to bypass or circumvent any technical limitations, usage limits, access controls, or security features of the Service.</w:t>
      </w:r>
    </w:p>
    <w:p w:rsidR="00000000" w:rsidDel="00000000" w:rsidP="00000000" w:rsidRDefault="00000000" w:rsidRPr="00000000" w14:paraId="0000006B">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720"/>
        <w:jc w:val="left"/>
        <w:rPr>
          <w:u w:val="none"/>
        </w:rPr>
      </w:pPr>
      <w:r w:rsidDel="00000000" w:rsidR="00000000" w:rsidRPr="00000000">
        <w:rPr>
          <w:rtl w:val="0"/>
        </w:rPr>
        <w:t xml:space="preserve">Benchmark, publish, or disclose performance results of the Services to third parties without Company’s prior written consent (which shall not be unreasonably withheld for bona fide regulator requests);</w:t>
      </w:r>
      <w:r w:rsidDel="00000000" w:rsidR="00000000" w:rsidRPr="00000000">
        <w:rPr>
          <w:rtl w:val="0"/>
        </w:rPr>
      </w:r>
    </w:p>
    <w:p w:rsidR="00000000" w:rsidDel="00000000" w:rsidP="00000000" w:rsidRDefault="00000000" w:rsidRPr="00000000" w14:paraId="0000006C">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720"/>
        <w:jc w:val="left"/>
        <w:rPr>
          <w:u w:val="none"/>
        </w:rPr>
      </w:pPr>
      <w:r w:rsidDel="00000000" w:rsidR="00000000" w:rsidRPr="00000000">
        <w:rPr>
          <w:rtl w:val="0"/>
        </w:rPr>
        <w:t xml:space="preserve">Conduct penetration tests or security scans without Company’s prior written consent (which shall not be unreasonably withheld for coordinated testing)</w:t>
      </w:r>
      <w:r w:rsidDel="00000000" w:rsidR="00000000" w:rsidRPr="00000000">
        <w:rPr>
          <w:rtl w:val="0"/>
        </w:rPr>
      </w:r>
    </w:p>
    <w:p w:rsidR="00000000" w:rsidDel="00000000" w:rsidP="00000000" w:rsidRDefault="00000000" w:rsidRPr="00000000" w14:paraId="0000006D">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720"/>
        <w:jc w:val="left"/>
        <w:rPr>
          <w:u w:val="none"/>
        </w:rPr>
      </w:pPr>
      <w:r w:rsidDel="00000000" w:rsidR="00000000" w:rsidRPr="00000000">
        <w:rPr>
          <w:rtl w:val="0"/>
        </w:rPr>
        <w:t xml:space="preserve">Use any prompt extraction, attempt any jailbreaks, use model probing or use any red team methods except in mutually approved test window by both the parties.</w:t>
      </w:r>
      <w:r w:rsidDel="00000000" w:rsidR="00000000" w:rsidRPr="00000000">
        <w:rPr>
          <w:rtl w:val="0"/>
        </w:rPr>
      </w:r>
    </w:p>
    <w:p w:rsidR="00000000" w:rsidDel="00000000" w:rsidP="00000000" w:rsidRDefault="00000000" w:rsidRPr="00000000" w14:paraId="0000006E">
      <w:pPr>
        <w:keepNext w:val="1"/>
        <w:keepLines w:val="1"/>
        <w:rPr/>
      </w:pPr>
      <w:r w:rsidDel="00000000" w:rsidR="00000000" w:rsidRPr="00000000">
        <w:rPr>
          <w:rtl w:val="0"/>
        </w:rPr>
      </w:r>
    </w:p>
    <w:p w:rsidR="00000000" w:rsidDel="00000000" w:rsidP="00000000" w:rsidRDefault="00000000" w:rsidRPr="00000000" w14:paraId="0000006F">
      <w:pPr>
        <w:keepNext w:val="1"/>
        <w:keepLines w:val="1"/>
        <w:ind w:left="810" w:hanging="810"/>
        <w:jc w:val="both"/>
        <w:rPr/>
      </w:pPr>
      <w:r w:rsidDel="00000000" w:rsidR="00000000" w:rsidRPr="00000000">
        <w:rPr>
          <w:rtl w:val="0"/>
        </w:rPr>
        <w:t xml:space="preserve">5.3</w:t>
        <w:tab/>
        <w:t xml:space="preserve">The Customer shall provide the Company with timely access to all data, systems, personnel, documentation, infrastructure, and other resources reasonably required for the performance of the Services and Deliverables. This includes, but is not limited to, historical and real-time data, APIs, labeling inputs, business use case definitions, access credentials, data dictionaries and metadata, feedback, approvals, success Metrics / KPIs, and other information and material necessary for the provision of the Services, at Customer’s cost, for Company’s use in carrying out the Services (“Customer Materials”). Further, Customer’s responsibilities may be set out in the applicable Statement of Work.  Company’s failure to perform its contractual responsibilities, to perform the Services or to meet agreed service levels shall be excused if and to the extent Company’s non-performance is attributable to Customer failure to provide Customer Materials on a timely basis.</w:t>
      </w:r>
    </w:p>
    <w:p w:rsidR="00000000" w:rsidDel="00000000" w:rsidP="00000000" w:rsidRDefault="00000000" w:rsidRPr="00000000" w14:paraId="00000070">
      <w:pPr>
        <w:keepNext w:val="1"/>
        <w:keepLines w:val="1"/>
        <w:rPr/>
      </w:pPr>
      <w:r w:rsidDel="00000000" w:rsidR="00000000" w:rsidRPr="00000000">
        <w:rPr>
          <w:rtl w:val="0"/>
        </w:rPr>
      </w:r>
    </w:p>
    <w:p w:rsidR="00000000" w:rsidDel="00000000" w:rsidP="00000000" w:rsidRDefault="00000000" w:rsidRPr="00000000" w14:paraId="00000071">
      <w:pPr>
        <w:keepNext w:val="1"/>
        <w:keepLines w:val="1"/>
        <w:ind w:left="709" w:firstLine="0"/>
        <w:jc w:val="both"/>
        <w:rPr/>
      </w:pPr>
      <w:r w:rsidDel="00000000" w:rsidR="00000000" w:rsidRPr="00000000">
        <w:rPr>
          <w:rtl w:val="0"/>
        </w:rPr>
      </w:r>
    </w:p>
    <w:p w:rsidR="00000000" w:rsidDel="00000000" w:rsidP="00000000" w:rsidRDefault="00000000" w:rsidRPr="00000000" w14:paraId="00000072">
      <w:pPr>
        <w:pStyle w:val="Heading1"/>
        <w:keepNext w:val="0"/>
        <w:keepLines w:val="1"/>
        <w:numPr>
          <w:ilvl w:val="2"/>
          <w:numId w:val="2"/>
        </w:numPr>
        <w:ind w:left="630" w:hanging="63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CHANGES TO SERVICES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6.1</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party may request change(s) to the Services in writing (“Change Order”) to the agreed scope of Services, project schedule, Fees, or any other aspect of the applicable Statement of Work. In the absence of a Change Order signed by the parties, Company shall not be bound to perform any additional or out of scope services beyond agreed Services. The parties agree to negotiate all Change Order requests expeditiously and in good faith.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pPr>
      <w:r w:rsidDel="00000000" w:rsidR="00000000" w:rsidRPr="00000000">
        <w:rPr>
          <w:rtl w:val="0"/>
        </w:rPr>
      </w:r>
    </w:p>
    <w:p w:rsidR="00000000" w:rsidDel="00000000" w:rsidP="00000000" w:rsidRDefault="00000000" w:rsidRPr="00000000" w14:paraId="00000076">
      <w:pPr>
        <w:spacing w:after="240" w:before="240" w:lineRule="auto"/>
        <w:ind w:left="708.6614173228347" w:hanging="708.6614173228347"/>
        <w:jc w:val="both"/>
        <w:rPr/>
      </w:pPr>
      <w:r w:rsidDel="00000000" w:rsidR="00000000" w:rsidRPr="00000000">
        <w:rPr>
          <w:rtl w:val="0"/>
        </w:rPr>
        <w:t xml:space="preserve">6.2</w:t>
      </w:r>
      <w:r w:rsidDel="00000000" w:rsidR="00000000" w:rsidRPr="00000000">
        <w:rPr>
          <w:b w:val="1"/>
          <w:rtl w:val="0"/>
        </w:rPr>
        <w:tab/>
      </w:r>
      <w:r w:rsidDel="00000000" w:rsidR="00000000" w:rsidRPr="00000000">
        <w:rPr>
          <w:rtl w:val="0"/>
        </w:rPr>
        <w:t xml:space="preserve">Model Flexibility and Substitution</w:t>
      </w:r>
      <w:r w:rsidDel="00000000" w:rsidR="00000000" w:rsidRPr="00000000">
        <w:rPr>
          <w:b w:val="1"/>
          <w:rtl w:val="0"/>
        </w:rPr>
        <w:t xml:space="preserve">. </w:t>
      </w:r>
      <w:r w:rsidDel="00000000" w:rsidR="00000000" w:rsidRPr="00000000">
        <w:rPr>
          <w:rtl w:val="0"/>
        </w:rPr>
        <w:t xml:space="preserve">Company reserves the right to substitute, upgrade, or change the underlying large language models (LLMs), AI model families, or third-party AI service providers used in delivering the Services, provided that:  (a) such changes are made in good faith to improve performance, latency, cost-efficiency, regulatory compliance, or reliability of the Services; and (b) the Service Provider provides the Customer with at least thirty (30) days</w:t>
      </w:r>
      <w:r w:rsidDel="00000000" w:rsidR="00000000" w:rsidRPr="00000000">
        <w:rPr>
          <w:b w:val="1"/>
          <w:rtl w:val="0"/>
        </w:rPr>
        <w:t xml:space="preserve">’</w:t>
      </w:r>
      <w:r w:rsidDel="00000000" w:rsidR="00000000" w:rsidRPr="00000000">
        <w:rPr>
          <w:rtl w:val="0"/>
        </w:rPr>
        <w:t xml:space="preserve"> advance written notice of any material change expected to impact the Customer's use of the Services. Any such changes shall not materially degrade the functionality of the Services as described in the applicable Statement of Work or documentation. Company shall make reasonable efforts to ensure backward compatibility and continuity of service during such transitions.</w:t>
      </w:r>
    </w:p>
    <w:p w:rsidR="00000000" w:rsidDel="00000000" w:rsidP="00000000" w:rsidRDefault="00000000" w:rsidRPr="00000000" w14:paraId="00000077">
      <w:pPr>
        <w:ind w:left="0" w:firstLine="0"/>
        <w:jc w:val="both"/>
        <w:rPr/>
      </w:pPr>
      <w:r w:rsidDel="00000000" w:rsidR="00000000" w:rsidRPr="00000000">
        <w:rPr>
          <w:rtl w:val="0"/>
        </w:rPr>
      </w:r>
    </w:p>
    <w:p w:rsidR="00000000" w:rsidDel="00000000" w:rsidP="00000000" w:rsidRDefault="00000000" w:rsidRPr="00000000" w14:paraId="00000078">
      <w:pPr>
        <w:pStyle w:val="Heading1"/>
        <w:keepNext w:val="0"/>
        <w:keepLines w:val="1"/>
        <w:numPr>
          <w:ilvl w:val="2"/>
          <w:numId w:val="2"/>
        </w:numPr>
        <w:ind w:left="630" w:hanging="63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FEES AND PAYMENT TERMS</w:t>
      </w:r>
    </w:p>
    <w:p w:rsidR="00000000" w:rsidDel="00000000" w:rsidP="00000000" w:rsidRDefault="00000000" w:rsidRPr="00000000" w14:paraId="00000079">
      <w:pPr>
        <w:ind w:left="709" w:firstLine="0"/>
        <w:jc w:val="both"/>
        <w:rPr/>
      </w:pPr>
      <w:r w:rsidDel="00000000" w:rsidR="00000000" w:rsidRPr="00000000">
        <w:rPr>
          <w:rtl w:val="0"/>
        </w:rPr>
      </w:r>
    </w:p>
    <w:p w:rsidR="00000000" w:rsidDel="00000000" w:rsidP="00000000" w:rsidRDefault="00000000" w:rsidRPr="00000000" w14:paraId="0000007A">
      <w:pPr>
        <w:ind w:left="709" w:hanging="709"/>
        <w:jc w:val="both"/>
        <w:rPr/>
      </w:pPr>
      <w:r w:rsidDel="00000000" w:rsidR="00000000" w:rsidRPr="00000000">
        <w:rPr>
          <w:rtl w:val="0"/>
        </w:rPr>
        <w:t xml:space="preserve">7.1</w:t>
        <w:tab/>
        <w:t xml:space="preserve">Pricing Model used for determining the fees for the Services is as set out in Schedule C. The actual fees to be paid by Customer for the use of Services will be set forth in the applicable Statement of Work (“Fees”). All Fees are stated exclusive of any GST, VAT or other sales, use, or similar taxes. Applicable GST or similar taxes for the Services will be charged over and above the Fees. </w:t>
      </w:r>
    </w:p>
    <w:p w:rsidR="00000000" w:rsidDel="00000000" w:rsidP="00000000" w:rsidRDefault="00000000" w:rsidRPr="00000000" w14:paraId="0000007B">
      <w:pPr>
        <w:ind w:left="709" w:hanging="709"/>
        <w:jc w:val="both"/>
        <w:rPr/>
      </w:pPr>
      <w:r w:rsidDel="00000000" w:rsidR="00000000" w:rsidRPr="00000000">
        <w:rPr>
          <w:rtl w:val="0"/>
        </w:rPr>
      </w:r>
    </w:p>
    <w:p w:rsidR="00000000" w:rsidDel="00000000" w:rsidP="00000000" w:rsidRDefault="00000000" w:rsidRPr="00000000" w14:paraId="0000007C">
      <w:pPr>
        <w:ind w:left="709" w:hanging="709"/>
        <w:jc w:val="both"/>
        <w:rPr/>
      </w:pPr>
      <w:r w:rsidDel="00000000" w:rsidR="00000000" w:rsidRPr="00000000">
        <w:rPr>
          <w:rtl w:val="0"/>
        </w:rPr>
        <w:t xml:space="preserve">7.2</w:t>
        <w:tab/>
        <w:t xml:space="preserve">The Company will invoice the Customer for Fees in accordance with the billing frequency or schedule specified in the Statement of Work. Payment shall be made in the currency and the payment method agreed in the Statement of Work.</w:t>
      </w:r>
    </w:p>
    <w:p w:rsidR="00000000" w:rsidDel="00000000" w:rsidP="00000000" w:rsidRDefault="00000000" w:rsidRPr="00000000" w14:paraId="0000007D">
      <w:pPr>
        <w:ind w:left="709" w:hanging="709"/>
        <w:jc w:val="both"/>
        <w:rPr/>
      </w:pPr>
      <w:r w:rsidDel="00000000" w:rsidR="00000000" w:rsidRPr="00000000">
        <w:rPr>
          <w:rtl w:val="0"/>
        </w:rPr>
      </w:r>
    </w:p>
    <w:p w:rsidR="00000000" w:rsidDel="00000000" w:rsidP="00000000" w:rsidRDefault="00000000" w:rsidRPr="00000000" w14:paraId="0000007E">
      <w:pPr>
        <w:ind w:left="709" w:hanging="709"/>
        <w:jc w:val="both"/>
        <w:rPr/>
      </w:pPr>
      <w:r w:rsidDel="00000000" w:rsidR="00000000" w:rsidRPr="00000000">
        <w:rPr>
          <w:rtl w:val="0"/>
        </w:rPr>
        <w:t xml:space="preserve">7.3</w:t>
        <w:tab/>
        <w:t xml:space="preserve">If Customer fails to pay any undisputed Fees by the due date which is within </w:t>
      </w:r>
      <w:sdt>
        <w:sdtPr>
          <w:id w:val="-165324595"/>
          <w:tag w:val="goog_rdk_14"/>
        </w:sdtPr>
        <w:sdtContent>
          <w:commentRangeStart w:id="13"/>
        </w:sdtContent>
      </w:sdt>
      <w:sdt>
        <w:sdtPr>
          <w:id w:val="-206626299"/>
          <w:tag w:val="goog_rdk_15"/>
        </w:sdtPr>
        <w:sdtContent>
          <w:commentRangeStart w:id="14"/>
        </w:sdtContent>
      </w:sdt>
      <w:sdt>
        <w:sdtPr>
          <w:id w:val="728632865"/>
          <w:tag w:val="goog_rdk_16"/>
        </w:sdtPr>
        <w:sdtContent>
          <w:commentRangeStart w:id="15"/>
        </w:sdtContent>
      </w:sdt>
      <w:sdt>
        <w:sdtPr>
          <w:id w:val="-1743613732"/>
          <w:tag w:val="goog_rdk_17"/>
        </w:sdtPr>
        <w:sdtContent>
          <w:commentRangeStart w:id="16"/>
        </w:sdtContent>
      </w:sdt>
      <w:r w:rsidDel="00000000" w:rsidR="00000000" w:rsidRPr="00000000">
        <w:rPr>
          <w:rtl w:val="0"/>
        </w:rPr>
        <w:t xml:space="preserve">30 days</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 from the date of invoice, Company reserves the right to charge interest on the overdue amount at the rate of 15% per annum, from the due date until the date of actual payment, accruing daily. Interest shall not accrue on any amounts under good-faith dispute. The Company shall provide a notice of late payment (which may be combined with a notice of suspension before applying interest or suspension. In addition to interest, Customer will reimburse Company for any reasonable costs incurred by Company in collecting overdue amounts or enforcing payment (including legal fees).</w:t>
      </w:r>
    </w:p>
    <w:p w:rsidR="00000000" w:rsidDel="00000000" w:rsidP="00000000" w:rsidRDefault="00000000" w:rsidRPr="00000000" w14:paraId="0000007F">
      <w:pPr>
        <w:ind w:left="720" w:firstLine="0"/>
        <w:jc w:val="both"/>
        <w:rPr/>
      </w:pPr>
      <w:r w:rsidDel="00000000" w:rsidR="00000000" w:rsidRPr="00000000">
        <w:rPr>
          <w:rtl w:val="0"/>
        </w:rPr>
      </w:r>
    </w:p>
    <w:p w:rsidR="00000000" w:rsidDel="00000000" w:rsidP="00000000" w:rsidRDefault="00000000" w:rsidRPr="00000000" w14:paraId="00000080">
      <w:pPr>
        <w:ind w:left="709" w:hanging="709"/>
        <w:jc w:val="both"/>
        <w:rPr/>
      </w:pPr>
      <w:r w:rsidDel="00000000" w:rsidR="00000000" w:rsidRPr="00000000">
        <w:rPr>
          <w:rtl w:val="0"/>
        </w:rPr>
        <w:t xml:space="preserve">7.4</w:t>
        <w:tab/>
        <w:t xml:space="preserve">If Customer in good faith disputes any portion of an invoice, Customer must notify the Company in writing before the invoice due date, providing details of the disputed amount and the basis for the dispute. The Parties shall negotiate in good faith to promptly resolve any invoice dispute. The Customer shall timely pay all undisputed amounts. For the portion under dispute, no interest will accrue while the dispute is pending, provided the dispute is bona fide. If the Parties determine that the Customer owes some or all of the disputed amount, the Customer shall pay the agreed amount within 7 days after resolution of the dispute.</w:t>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ind w:left="709" w:hanging="709"/>
        <w:jc w:val="both"/>
        <w:rPr/>
      </w:pPr>
      <w:r w:rsidDel="00000000" w:rsidR="00000000" w:rsidRPr="00000000">
        <w:rPr>
          <w:rtl w:val="0"/>
        </w:rPr>
        <w:t xml:space="preserve">7.5</w:t>
        <w:tab/>
        <w:t xml:space="preserve">All payments due from Customer shall be made in full without any deduction or set-off (except as required by law). </w:t>
      </w:r>
      <w:r w:rsidDel="00000000" w:rsidR="00000000" w:rsidRPr="00000000">
        <w:rPr>
          <w:b w:val="1"/>
          <w:rtl w:val="0"/>
        </w:rPr>
        <w:t xml:space="preserve">Except as expressly stated otherwise in this Agreement, all Fees paid are non-refundable.</w:t>
      </w:r>
      <w:r w:rsidDel="00000000" w:rsidR="00000000" w:rsidRPr="00000000">
        <w:rPr>
          <w:rtl w:val="0"/>
        </w:rPr>
        <w:t xml:space="preserve"> The Customer’s obligation to pay Fees is not contingent on any minimum usage of the Service or on the achievement of any business results. Failure to fully utilize the Service or a decision to stop using the Service mid-term does not entitle the Customer to a refund of Fees paid or relieve the Customer of its obligations to pay committed Fees.</w:t>
      </w:r>
    </w:p>
    <w:p w:rsidR="00000000" w:rsidDel="00000000" w:rsidP="00000000" w:rsidRDefault="00000000" w:rsidRPr="00000000" w14:paraId="00000083">
      <w:pPr>
        <w:ind w:left="709" w:hanging="709"/>
        <w:jc w:val="both"/>
        <w:rPr/>
      </w:pPr>
      <w:r w:rsidDel="00000000" w:rsidR="00000000" w:rsidRPr="00000000">
        <w:rPr>
          <w:rtl w:val="0"/>
        </w:rPr>
      </w:r>
    </w:p>
    <w:p w:rsidR="00000000" w:rsidDel="00000000" w:rsidP="00000000" w:rsidRDefault="00000000" w:rsidRPr="00000000" w14:paraId="00000084">
      <w:pPr>
        <w:ind w:left="709" w:hanging="709"/>
        <w:jc w:val="both"/>
        <w:rPr/>
      </w:pPr>
      <w:r w:rsidDel="00000000" w:rsidR="00000000" w:rsidRPr="00000000">
        <w:rPr>
          <w:rtl w:val="0"/>
        </w:rPr>
        <w:t xml:space="preserve"> </w:t>
      </w:r>
    </w:p>
    <w:p w:rsidR="00000000" w:rsidDel="00000000" w:rsidP="00000000" w:rsidRDefault="00000000" w:rsidRPr="00000000" w14:paraId="00000085">
      <w:pPr>
        <w:pStyle w:val="Heading1"/>
        <w:keepNext w:val="0"/>
        <w:keepLines w:val="1"/>
        <w:numPr>
          <w:ilvl w:val="2"/>
          <w:numId w:val="2"/>
        </w:numPr>
        <w:ind w:left="720" w:hanging="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REPRESENTATION AND WARRANTIES</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w:t>
        <w:tab/>
        <w:t xml:space="preserve">Each Party warrants that: </w:t>
      </w:r>
    </w:p>
    <w:p w:rsidR="00000000" w:rsidDel="00000000" w:rsidP="00000000" w:rsidRDefault="00000000" w:rsidRPr="00000000" w14:paraId="00000088">
      <w:pPr>
        <w:ind w:left="1800" w:firstLine="0"/>
        <w:jc w:val="both"/>
        <w:rPr/>
      </w:pPr>
      <w:r w:rsidDel="00000000" w:rsidR="00000000" w:rsidRPr="00000000">
        <w:rPr>
          <w:rtl w:val="0"/>
        </w:rPr>
      </w:r>
    </w:p>
    <w:p w:rsidR="00000000" w:rsidDel="00000000" w:rsidP="00000000" w:rsidRDefault="00000000" w:rsidRPr="00000000" w14:paraId="00000089">
      <w:pPr>
        <w:numPr>
          <w:ilvl w:val="1"/>
          <w:numId w:val="7"/>
        </w:numPr>
        <w:ind w:left="1276" w:hanging="567"/>
        <w:jc w:val="both"/>
        <w:rPr/>
      </w:pPr>
      <w:r w:rsidDel="00000000" w:rsidR="00000000" w:rsidRPr="00000000">
        <w:rPr>
          <w:rtl w:val="0"/>
        </w:rPr>
        <w:t xml:space="preserve">it has full corporate power and authority to enter into, perform and observe its obligations under this agreement, including granting of licences and other rights set out in this Agreement;</w:t>
      </w:r>
    </w:p>
    <w:p w:rsidR="00000000" w:rsidDel="00000000" w:rsidP="00000000" w:rsidRDefault="00000000" w:rsidRPr="00000000" w14:paraId="0000008A">
      <w:pPr>
        <w:ind w:left="1276" w:hanging="567"/>
        <w:jc w:val="both"/>
        <w:rPr/>
      </w:pPr>
      <w:r w:rsidDel="00000000" w:rsidR="00000000" w:rsidRPr="00000000">
        <w:rPr>
          <w:rtl w:val="0"/>
        </w:rPr>
      </w:r>
    </w:p>
    <w:p w:rsidR="00000000" w:rsidDel="00000000" w:rsidP="00000000" w:rsidRDefault="00000000" w:rsidRPr="00000000" w14:paraId="0000008B">
      <w:pPr>
        <w:numPr>
          <w:ilvl w:val="1"/>
          <w:numId w:val="7"/>
        </w:numPr>
        <w:ind w:left="1276" w:hanging="567"/>
        <w:jc w:val="both"/>
        <w:rPr/>
      </w:pPr>
      <w:r w:rsidDel="00000000" w:rsidR="00000000" w:rsidRPr="00000000">
        <w:rPr>
          <w:rtl w:val="0"/>
        </w:rPr>
        <w:t xml:space="preserve">its obligations under this Agreement are valid and binding and enforceable in accordance with their terms;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ind w:left="709" w:hanging="709"/>
        <w:jc w:val="both"/>
        <w:rPr/>
      </w:pPr>
      <w:r w:rsidDel="00000000" w:rsidR="00000000" w:rsidRPr="00000000">
        <w:rPr>
          <w:rtl w:val="0"/>
        </w:rPr>
        <w:t xml:space="preserve">8.2</w:t>
        <w:tab/>
        <w:t xml:space="preserve">Company represents and warrants that Services will be performed using generally accepted industry standards and practices.  </w:t>
      </w:r>
    </w:p>
    <w:p w:rsidR="00000000" w:rsidDel="00000000" w:rsidP="00000000" w:rsidRDefault="00000000" w:rsidRPr="00000000" w14:paraId="0000008E">
      <w:pPr>
        <w:ind w:left="709" w:hanging="709"/>
        <w:jc w:val="both"/>
        <w:rPr/>
      </w:pPr>
      <w:r w:rsidDel="00000000" w:rsidR="00000000" w:rsidRPr="00000000">
        <w:rPr>
          <w:rtl w:val="0"/>
        </w:rPr>
      </w:r>
    </w:p>
    <w:p w:rsidR="00000000" w:rsidDel="00000000" w:rsidP="00000000" w:rsidRDefault="00000000" w:rsidRPr="00000000" w14:paraId="0000008F">
      <w:pPr>
        <w:ind w:left="709" w:hanging="709"/>
        <w:jc w:val="both"/>
        <w:rPr>
          <w:b w:val="1"/>
        </w:rPr>
      </w:pPr>
      <w:r w:rsidDel="00000000" w:rsidR="00000000" w:rsidRPr="00000000">
        <w:rPr>
          <w:rtl w:val="0"/>
        </w:rPr>
        <w:t xml:space="preserve">8.3</w:t>
        <w:tab/>
      </w:r>
      <w:r w:rsidDel="00000000" w:rsidR="00000000" w:rsidRPr="00000000">
        <w:rPr>
          <w:b w:val="1"/>
          <w:rtl w:val="0"/>
        </w:rPr>
        <w:t xml:space="preserve">Disclaimer: Except as expressly set forth in this Agreement, the Service (including the AI Agents feature and all associated software, content, and other services provided by the Company) is provided on an “as is” and “as available” basis, without any warranties, representations, or conditions of any kind, whether express, implied, or statutory. The Company, on behalf of itself and its suppliers, specifically disclaims all implied warranties or conditions, including any implied warranties of merchantability, satisfactory quality, fitness for a particular purpose, non-infringement, and any warranties arising from course of dealing or usage of trade. The Company does not warrant that the Service will meet the Customer’s requirements or any intended outcomes, or that operation of the Service will be uninterrupted, virus-free or error-free, or that all errors can or will be corrected.</w:t>
      </w:r>
    </w:p>
    <w:p w:rsidR="00000000" w:rsidDel="00000000" w:rsidP="00000000" w:rsidRDefault="00000000" w:rsidRPr="00000000" w14:paraId="00000090">
      <w:pPr>
        <w:ind w:left="709" w:firstLine="10.999999999999943"/>
        <w:jc w:val="both"/>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ind w:left="709" w:hanging="709"/>
        <w:jc w:val="both"/>
        <w:rPr>
          <w:b w:val="1"/>
          <w:u w:val="single"/>
        </w:rPr>
      </w:pPr>
      <w:r w:rsidDel="00000000" w:rsidR="00000000" w:rsidRPr="00000000">
        <w:rPr>
          <w:b w:val="1"/>
          <w:rtl w:val="0"/>
        </w:rPr>
        <w:t xml:space="preserve">9.</w:t>
        <w:tab/>
      </w:r>
      <w:sdt>
        <w:sdtPr>
          <w:id w:val="1189033871"/>
          <w:tag w:val="goog_rdk_18"/>
        </w:sdtPr>
        <w:sdtContent>
          <w:commentRangeStart w:id="17"/>
        </w:sdtContent>
      </w:sdt>
      <w:sdt>
        <w:sdtPr>
          <w:id w:val="1851978900"/>
          <w:tag w:val="goog_rdk_19"/>
        </w:sdtPr>
        <w:sdtContent>
          <w:commentRangeStart w:id="18"/>
        </w:sdtContent>
      </w:sdt>
      <w:r w:rsidDel="00000000" w:rsidR="00000000" w:rsidRPr="00000000">
        <w:rPr>
          <w:b w:val="1"/>
          <w:rtl w:val="0"/>
        </w:rPr>
        <w:t xml:space="preserve">LIMITATION OF LIABILITY</w:t>
      </w:r>
      <w:commentRangeEnd w:id="17"/>
      <w:r w:rsidDel="00000000" w:rsidR="00000000" w:rsidRPr="00000000">
        <w:commentReference w:id="17"/>
      </w:r>
      <w:commentRangeEnd w:id="18"/>
      <w:r w:rsidDel="00000000" w:rsidR="00000000" w:rsidRPr="00000000">
        <w:commentReference w:id="18"/>
      </w:r>
      <w:r w:rsidDel="00000000" w:rsidR="00000000" w:rsidRPr="00000000">
        <w:rPr>
          <w:b w:val="1"/>
          <w:u w:val="single"/>
          <w:rtl w:val="0"/>
        </w:rPr>
        <w:t xml:space="preserve"> </w:t>
      </w:r>
    </w:p>
    <w:p w:rsidR="00000000" w:rsidDel="00000000" w:rsidP="00000000" w:rsidRDefault="00000000" w:rsidRPr="00000000" w14:paraId="00000093">
      <w:pPr>
        <w:ind w:left="709" w:hanging="709"/>
        <w:jc w:val="both"/>
        <w:rPr>
          <w:b w:val="1"/>
          <w:u w:val="single"/>
        </w:rPr>
      </w:pPr>
      <w:r w:rsidDel="00000000" w:rsidR="00000000" w:rsidRPr="00000000">
        <w:rPr>
          <w:rtl w:val="0"/>
        </w:rPr>
      </w:r>
    </w:p>
    <w:p w:rsidR="00000000" w:rsidDel="00000000" w:rsidP="00000000" w:rsidRDefault="00000000" w:rsidRPr="00000000" w14:paraId="00000094">
      <w:pPr>
        <w:ind w:left="709" w:hanging="709"/>
        <w:jc w:val="both"/>
        <w:rPr/>
      </w:pPr>
      <w:r w:rsidDel="00000000" w:rsidR="00000000" w:rsidRPr="00000000">
        <w:rPr>
          <w:rtl w:val="0"/>
        </w:rPr>
        <w:t xml:space="preserve">9.1</w:t>
        <w:tab/>
        <w:t xml:space="preserve">Each Party’s liability, whether in contract, tort, or otherwise, arising out of or in connection with this agreement shall not exceed the total fees paid during the preceding twelve months under the applicable Statement of Work; provided that, damages if any payable by Company under any applicable statement of work shall always be cumulative and not per incident.  The limitation on liability set forth in this section 9 shall not apply to any Fees that is due and payable by the Customer.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w:t>
        <w:tab/>
        <w:t xml:space="preserve">In no event shall either party be liable for costs of procurement of substitute goods or services by anyone, nor shall either party be liable for any indirect, special, incidental, consequential, punitive, or other damages, however caused, including, without limitation, any damages resulting from loss of use, loss of data, loss of profits or loss of business arising out of or in connection with this agreement, or of any other obligations relating to this agreement, whether or not the party has been advised of the possibility of such damages.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w:t>
        <w:tab/>
        <w:t xml:space="preserve">The Company shall not be liable for any deletion, correction, destruction, damage, loss, or failure to store any Customer Data that occurs as a result of the Customer’s actions or omissions or as a result of the Customer exceeding usage limits or failing to backup or save data, or that occurs in the course of data transmission via third-party networks not under the Company’s control. The Customer is responsible for keeping copies or backups of its Customer Data as needed. The Company’s obligation with respect to any loss or corruption of Customer Data caused by a fault in the Service is limited to using commercially reasonable efforts to restore the data from the latest backup maintained by the Company (if any).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w:t>
        <w:tab/>
      </w:r>
      <w:sdt>
        <w:sdtPr>
          <w:id w:val="-1692370534"/>
          <w:tag w:val="goog_rdk_20"/>
        </w:sdtPr>
        <w:sdtContent>
          <w:commentRangeStart w:id="19"/>
        </w:sdtContent>
      </w:sdt>
      <w:sdt>
        <w:sdtPr>
          <w:id w:val="-1836476760"/>
          <w:tag w:val="goog_rdk_21"/>
        </w:sdtPr>
        <w:sdtContent>
          <w:commentRangeStart w:id="20"/>
        </w:sdtContent>
      </w:sdt>
      <w:sdt>
        <w:sdtPr>
          <w:id w:val="718525188"/>
          <w:tag w:val="goog_rdk_22"/>
        </w:sdtPr>
        <w:sdtContent>
          <w:commentRangeStart w:id="21"/>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Customer acknowledges that the AI Agents operate using probabilistic and machine-learned models and may be unpredictable or contain errors, or otherwise unsuitable for reliance without independent human review. The Company shall not be liable for any decision made or action taken based on the </w:t>
      </w:r>
      <w:r w:rsidDel="00000000" w:rsidR="00000000" w:rsidRPr="00000000">
        <w:rPr>
          <w:rtl w:val="0"/>
        </w:rPr>
        <w:t xml:space="preserve">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utput. The Customer is solely responsible for reviewing, validating, and verifying the </w:t>
      </w:r>
      <w:r w:rsidDel="00000000" w:rsidR="00000000" w:rsidRPr="00000000">
        <w:rPr>
          <w:rtl w:val="0"/>
        </w:rPr>
        <w:t xml:space="preserve">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utputs prior to acting upon them, especially in use cases involving financial, legal, medical, or safety-critical decisions. Under no circumstances shall the Company be liable for any damages, losses, or liabilities arising out of or in connection with the Customer’s use of, or reliance upon, the </w:t>
      </w:r>
      <w:r w:rsidDel="00000000" w:rsidR="00000000" w:rsidRPr="00000000">
        <w:rPr>
          <w:rtl w:val="0"/>
        </w:rPr>
        <w:t xml:space="preserve">Outputs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b w:val="1"/>
        </w:rPr>
      </w:pPr>
      <w:sdt>
        <w:sdtPr>
          <w:id w:val="2008871822"/>
          <w:tag w:val="goog_rdk_23"/>
        </w:sdtPr>
        <w:sdtContent>
          <w:commentRangeStart w:id="22"/>
        </w:sdtContent>
      </w:sdt>
      <w:sdt>
        <w:sdtPr>
          <w:id w:val="-148824115"/>
          <w:tag w:val="goog_rdk_24"/>
        </w:sdtPr>
        <w:sdtContent>
          <w:commentRangeStart w:id="23"/>
        </w:sdtContent>
      </w:sdt>
      <w:sdt>
        <w:sdtPr>
          <w:id w:val="-1671808253"/>
          <w:tag w:val="goog_rdk_25"/>
        </w:sdtPr>
        <w:sdtContent>
          <w:commentRangeStart w:id="24"/>
        </w:sdtContent>
      </w:sdt>
      <w:r w:rsidDel="00000000" w:rsidR="00000000" w:rsidRPr="00000000">
        <w:rPr>
          <w:b w:val="1"/>
          <w:rtl w:val="0"/>
        </w:rPr>
        <w:t xml:space="preserve">10.</w:t>
        <w:tab/>
        <w:t xml:space="preserve">CONFIDENTIALITY AND DATA PROTECTION</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9E">
      <w:pPr>
        <w:jc w:val="both"/>
        <w:rPr>
          <w:b w:val="1"/>
        </w:rPr>
      </w:pPr>
      <w:r w:rsidDel="00000000" w:rsidR="00000000" w:rsidRPr="00000000">
        <w:rPr>
          <w:rtl w:val="0"/>
        </w:rPr>
      </w:r>
    </w:p>
    <w:p w:rsidR="00000000" w:rsidDel="00000000" w:rsidP="00000000" w:rsidRDefault="00000000" w:rsidRPr="00000000" w14:paraId="0000009F">
      <w:pPr>
        <w:ind w:left="709" w:hanging="709"/>
        <w:jc w:val="both"/>
        <w:rPr/>
      </w:pPr>
      <w:r w:rsidDel="00000000" w:rsidR="00000000" w:rsidRPr="00000000">
        <w:rPr>
          <w:rtl w:val="0"/>
        </w:rPr>
        <w:t xml:space="preserve">10.1</w:t>
        <w:tab/>
        <w:t xml:space="preserve">The Parties recognize that in the course of transaction envisaged by the Agreement, it may be privy to certain Confidential Information belonging to the other Party.</w:t>
      </w:r>
    </w:p>
    <w:p w:rsidR="00000000" w:rsidDel="00000000" w:rsidP="00000000" w:rsidRDefault="00000000" w:rsidRPr="00000000" w14:paraId="000000A0">
      <w:pPr>
        <w:ind w:left="709" w:hanging="709"/>
        <w:jc w:val="both"/>
        <w:rPr/>
      </w:pPr>
      <w:r w:rsidDel="00000000" w:rsidR="00000000" w:rsidRPr="00000000">
        <w:rPr>
          <w:rtl w:val="0"/>
        </w:rPr>
      </w:r>
    </w:p>
    <w:p w:rsidR="00000000" w:rsidDel="00000000" w:rsidP="00000000" w:rsidRDefault="00000000" w:rsidRPr="00000000" w14:paraId="000000A1">
      <w:pPr>
        <w:ind w:left="709" w:hanging="709"/>
        <w:jc w:val="both"/>
        <w:rPr/>
      </w:pPr>
      <w:r w:rsidDel="00000000" w:rsidR="00000000" w:rsidRPr="00000000">
        <w:rPr>
          <w:rtl w:val="0"/>
        </w:rPr>
        <w:t xml:space="preserve">10.2</w:t>
        <w:tab/>
        <w:t xml:space="preserve">Each Party shall keep confidential all Confidential Information and other materials passing from the other Party to it and the resultant information generated by the Party (to form part of Confidential Information) relating to either the performance or receipt of Services under the Agreement and shall not, without prior written consent of the other Party, divulge such Confidential Information to any other person or use such Confidential Information other than for the purposes of performance under this Agreement.</w:t>
      </w:r>
    </w:p>
    <w:p w:rsidR="00000000" w:rsidDel="00000000" w:rsidP="00000000" w:rsidRDefault="00000000" w:rsidRPr="00000000" w14:paraId="000000A2">
      <w:pPr>
        <w:jc w:val="both"/>
        <w:rPr>
          <w:b w:val="1"/>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b w:val="1"/>
        </w:rPr>
      </w:pPr>
      <w:r w:rsidDel="00000000" w:rsidR="00000000" w:rsidRPr="00000000">
        <w:rPr>
          <w:b w:val="1"/>
          <w:rtl w:val="0"/>
        </w:rPr>
        <w:t xml:space="preserve">11 </w:t>
        <w:tab/>
        <w:t xml:space="preserve">DATA PROTECTION AND PRIVACY. </w:t>
      </w:r>
    </w:p>
    <w:p w:rsidR="00000000" w:rsidDel="00000000" w:rsidP="00000000" w:rsidRDefault="00000000" w:rsidRPr="00000000" w14:paraId="000000A5">
      <w:pPr>
        <w:ind w:left="709" w:hanging="709"/>
        <w:jc w:val="both"/>
        <w:rPr/>
      </w:pPr>
      <w:r w:rsidDel="00000000" w:rsidR="00000000" w:rsidRPr="00000000">
        <w:rPr>
          <w:rtl w:val="0"/>
        </w:rPr>
      </w:r>
    </w:p>
    <w:p w:rsidR="00000000" w:rsidDel="00000000" w:rsidP="00000000" w:rsidRDefault="00000000" w:rsidRPr="00000000" w14:paraId="000000A6">
      <w:pPr>
        <w:ind w:left="709" w:hanging="709"/>
        <w:jc w:val="both"/>
        <w:rPr/>
      </w:pPr>
      <w:r w:rsidDel="00000000" w:rsidR="00000000" w:rsidRPr="00000000">
        <w:rPr>
          <w:rtl w:val="0"/>
        </w:rPr>
        <w:t xml:space="preserve">11.1</w:t>
        <w:tab/>
        <w:t xml:space="preserve">Each Party shall comply with all applicable Data Protection Laws in respect of any Personal Data processed under this Agreement. The Company shall process such Personal Data only on documented instructions from the Customer (as set out in this Agreement and the functionality of the Service) and for the purposes of providing the Services. If required under Data Protection Laws, the Parties will enter into a separate Data Processing Addendum (“DPA”) that further governs the processing of Personal Data and incorporates Standard Contractual Clauses or other transfer mechanisms as necessary for cross-border data transfers. The Customer represents that it has the legal right to provide the Personal Data (including any End User personal data) to the Company for the purposes of this Agreement and that it has provided any necessary notices and obtained any required consents from data subjects for such processing.</w:t>
      </w:r>
    </w:p>
    <w:p w:rsidR="00000000" w:rsidDel="00000000" w:rsidP="00000000" w:rsidRDefault="00000000" w:rsidRPr="00000000" w14:paraId="000000A7">
      <w:pPr>
        <w:ind w:left="709" w:hanging="709"/>
        <w:jc w:val="both"/>
        <w:rPr/>
      </w:pPr>
      <w:r w:rsidDel="00000000" w:rsidR="00000000" w:rsidRPr="00000000">
        <w:rPr>
          <w:rtl w:val="0"/>
        </w:rPr>
      </w:r>
    </w:p>
    <w:p w:rsidR="00000000" w:rsidDel="00000000" w:rsidP="00000000" w:rsidRDefault="00000000" w:rsidRPr="00000000" w14:paraId="000000A8">
      <w:pPr>
        <w:ind w:left="709" w:hanging="709"/>
        <w:jc w:val="both"/>
        <w:rPr/>
      </w:pPr>
      <w:r w:rsidDel="00000000" w:rsidR="00000000" w:rsidRPr="00000000">
        <w:rPr>
          <w:rtl w:val="0"/>
        </w:rPr>
        <w:t xml:space="preserve">11.2</w:t>
        <w:tab/>
        <w:t xml:space="preserve">The Customer shall not upload or otherwise submit to the Service any Personal Data that is subject to special protections under Data Protection Laws (such as health information, financial information, or information about children) unless this has been disclosed to and agreed upon by the Company in advance in writing, and then only under any additional requirements the Company may impose to ensure secure handling of such data.</w:t>
      </w:r>
    </w:p>
    <w:p w:rsidR="00000000" w:rsidDel="00000000" w:rsidP="00000000" w:rsidRDefault="00000000" w:rsidRPr="00000000" w14:paraId="000000A9">
      <w:pPr>
        <w:ind w:left="709" w:hanging="709"/>
        <w:jc w:val="both"/>
        <w:rPr/>
      </w:pPr>
      <w:r w:rsidDel="00000000" w:rsidR="00000000" w:rsidRPr="00000000">
        <w:rPr>
          <w:rtl w:val="0"/>
        </w:rPr>
      </w:r>
    </w:p>
    <w:p w:rsidR="00000000" w:rsidDel="00000000" w:rsidP="00000000" w:rsidRDefault="00000000" w:rsidRPr="00000000" w14:paraId="000000AA">
      <w:pPr>
        <w:ind w:left="709" w:hanging="709"/>
        <w:jc w:val="both"/>
        <w:rPr/>
      </w:pPr>
      <w:r w:rsidDel="00000000" w:rsidR="00000000" w:rsidRPr="00000000">
        <w:rPr>
          <w:rtl w:val="0"/>
        </w:rPr>
        <w:t xml:space="preserve">11.3</w:t>
        <w:tab/>
        <w:t xml:space="preserve">Company shall maintain commercially reasonable and appropriate security measures, including administrative, physical and technical safeguards, to protect against unauthorised or unlawful processing of the Customer Personal Data and against accidental loss or destruction of, or damage to, the Customer Personal Data. </w:t>
      </w:r>
    </w:p>
    <w:p w:rsidR="00000000" w:rsidDel="00000000" w:rsidP="00000000" w:rsidRDefault="00000000" w:rsidRPr="00000000" w14:paraId="000000AB">
      <w:pPr>
        <w:ind w:left="709" w:hanging="709"/>
        <w:jc w:val="both"/>
        <w:rPr/>
      </w:pPr>
      <w:r w:rsidDel="00000000" w:rsidR="00000000" w:rsidRPr="00000000">
        <w:rPr>
          <w:rtl w:val="0"/>
        </w:rPr>
      </w:r>
    </w:p>
    <w:p w:rsidR="00000000" w:rsidDel="00000000" w:rsidP="00000000" w:rsidRDefault="00000000" w:rsidRPr="00000000" w14:paraId="000000AC">
      <w:pPr>
        <w:ind w:left="709" w:hanging="709"/>
        <w:jc w:val="both"/>
        <w:rPr/>
      </w:pPr>
      <w:r w:rsidDel="00000000" w:rsidR="00000000" w:rsidRPr="00000000">
        <w:rPr>
          <w:rtl w:val="0"/>
        </w:rPr>
        <w:t xml:space="preserve">11.4</w:t>
        <w:tab/>
        <w:t xml:space="preserve">In respect of the Customer Personal Data, provided that Company is legally permitted to do so, Company shall promptly notify Customer in the event that: (a) Company receives a request, complaint or any adverse correspondence from or on behalf of a relevant data subject, to exercise their data subject rights under the Data Protection Legislation or in respect of Company processing of their personal data; (b) Company is served with an information, enforcement or assessment notice (or any similar notices), or receive any other material communication in respect of Company processing of the Customer Personal Data from a supervisory authority as defined in the Data Protection Legislation; or (c) Company reasonably believes that there has been any incident which resulted in the accidental or unauthorised access to, or destruction, loss, unauthorised disclosure or alteration of, the Customer Personal Data.</w:t>
      </w:r>
    </w:p>
    <w:p w:rsidR="00000000" w:rsidDel="00000000" w:rsidP="00000000" w:rsidRDefault="00000000" w:rsidRPr="00000000" w14:paraId="000000AD">
      <w:pPr>
        <w:ind w:left="709" w:hanging="709"/>
        <w:jc w:val="both"/>
        <w:rPr/>
      </w:pPr>
      <w:r w:rsidDel="00000000" w:rsidR="00000000" w:rsidRPr="00000000">
        <w:rPr>
          <w:rtl w:val="0"/>
        </w:rPr>
      </w:r>
    </w:p>
    <w:p w:rsidR="00000000" w:rsidDel="00000000" w:rsidP="00000000" w:rsidRDefault="00000000" w:rsidRPr="00000000" w14:paraId="000000AE">
      <w:pPr>
        <w:ind w:left="709" w:hanging="709"/>
        <w:jc w:val="both"/>
        <w:rPr/>
      </w:pPr>
      <w:r w:rsidDel="00000000" w:rsidR="00000000" w:rsidRPr="00000000">
        <w:rPr>
          <w:rtl w:val="0"/>
        </w:rPr>
        <w:t xml:space="preserve"> 11.5 </w:t>
        <w:tab/>
        <w:t xml:space="preserve">Upon the reasonable request of the other, both parties shall each co-operate with the other and take such reasonable commercial steps or provide such information as is necessary to enable each party to comply with the Data Protection Legislation in respect of the Services provided herein.</w:t>
      </w:r>
    </w:p>
    <w:p w:rsidR="00000000" w:rsidDel="00000000" w:rsidP="00000000" w:rsidRDefault="00000000" w:rsidRPr="00000000" w14:paraId="000000AF">
      <w:pPr>
        <w:ind w:left="709" w:hanging="709"/>
        <w:jc w:val="both"/>
        <w:rPr/>
      </w:pPr>
      <w:r w:rsidDel="00000000" w:rsidR="00000000" w:rsidRPr="00000000">
        <w:rPr>
          <w:rtl w:val="0"/>
        </w:rPr>
      </w:r>
    </w:p>
    <w:p w:rsidR="00000000" w:rsidDel="00000000" w:rsidP="00000000" w:rsidRDefault="00000000" w:rsidRPr="00000000" w14:paraId="000000B0">
      <w:pPr>
        <w:ind w:left="709" w:hanging="709"/>
        <w:jc w:val="both"/>
        <w:rPr/>
      </w:pPr>
      <w:r w:rsidDel="00000000" w:rsidR="00000000" w:rsidRPr="00000000">
        <w:rPr>
          <w:rtl w:val="0"/>
        </w:rPr>
        <w:t xml:space="preserve">11.6</w:t>
        <w:tab/>
        <w:t xml:space="preserve">Upon termination of this Agreement (or at an earlier time upon the Customer’s written request), the Company will, to the extent feasible, assist the Customer to export or retrieve all Customer Data then in the Company’s possession or control. Following termination of the Agreement, the Company will delete or securely overwrite Customer Data within a reasonable period, except that the Company may retain copies of Customer Data: (i) in automated backups or archives which will be securely isolated and eventually deleted in the ordinary course of data management, and (ii) as required to comply with any legal obligations (in which case the Company will continue to protect such data as Confidential Information and will process it only as necessary for the purpose of such compliance). </w:t>
      </w:r>
    </w:p>
    <w:p w:rsidR="00000000" w:rsidDel="00000000" w:rsidP="00000000" w:rsidRDefault="00000000" w:rsidRPr="00000000" w14:paraId="000000B1">
      <w:pPr>
        <w:ind w:left="709" w:hanging="709"/>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rtl w:val="0"/>
        </w:rPr>
        <w:t xml:space="preserve">INTELLECTUAL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PROPERTY AND OWNERSHIP RIGHTS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B4">
      <w:pPr>
        <w:ind w:left="709" w:hanging="709"/>
        <w:jc w:val="both"/>
        <w:rPr/>
      </w:pPr>
      <w:r w:rsidDel="00000000" w:rsidR="00000000" w:rsidRPr="00000000">
        <w:rPr>
          <w:rtl w:val="0"/>
        </w:rPr>
        <w:t xml:space="preserve">12.1</w:t>
      </w:r>
      <w:r w:rsidDel="00000000" w:rsidR="00000000" w:rsidRPr="00000000">
        <w:rPr>
          <w:b w:val="1"/>
          <w:rtl w:val="0"/>
        </w:rPr>
        <w:tab/>
      </w:r>
      <w:r w:rsidDel="00000000" w:rsidR="00000000" w:rsidRPr="00000000">
        <w:rPr>
          <w:rtl w:val="0"/>
        </w:rPr>
        <w:t xml:space="preserve">Company Intellectual Property</w:t>
      </w:r>
      <w:r w:rsidDel="00000000" w:rsidR="00000000" w:rsidRPr="00000000">
        <w:rPr>
          <w:b w:val="1"/>
          <w:rtl w:val="0"/>
        </w:rPr>
        <w:t xml:space="preserve">:</w:t>
      </w:r>
      <w:r w:rsidDel="00000000" w:rsidR="00000000" w:rsidRPr="00000000">
        <w:rPr>
          <w:rtl w:val="0"/>
        </w:rPr>
        <w:t xml:space="preserve"> All Intellectual Property Rights in and to the Services, the AI Agent, and all software, technology, and materials, prompts, system instructions, policies, evaluation scripts, and tuning datasets provided by the Company under this Agreement (including any modifications, improvements, updates, or derivatives of the foregoing). are and shall remain owned by the Company or its licensors. The Customer is granted no title or ownership interest in the Service or underlying technology, but only the limited rights of use as set forth in this Agreement. The Service is licensed (or made available on a subscription basis) and is not sold to the Customer. The Customer acknowledges that it is obtaining only a limited right to use the Service, and no rights of ownership are transferred to the Customer. The Company reserves all rights not expressly granted in this Agreement.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ind w:left="709" w:hanging="709"/>
        <w:jc w:val="both"/>
        <w:rPr/>
      </w:pPr>
      <w:r w:rsidDel="00000000" w:rsidR="00000000" w:rsidRPr="00000000">
        <w:rPr>
          <w:rtl w:val="0"/>
        </w:rPr>
        <w:t xml:space="preserve">12.2</w:t>
        <w:tab/>
        <w:t xml:space="preserve">If the Customer provides the Company with any suggestions, ideas, feedback, or recommendations regarding the Service or any of the Company’s products or services (“Feedback”), the Customer hereby grants the Company a perpetual, irrevocable, transferable, sublicensable, worldwide, royalty-free license to use, incorporate, and otherwise fully exploit such Feedback for any purpose. The Customer agrees that any Feedback it provides is voluntary and that the Company has no obligation to use the Feedback or compensate the Customer for it.</w:t>
      </w:r>
    </w:p>
    <w:p w:rsidR="00000000" w:rsidDel="00000000" w:rsidP="00000000" w:rsidRDefault="00000000" w:rsidRPr="00000000" w14:paraId="000000B7">
      <w:pPr>
        <w:ind w:left="709" w:hanging="709"/>
        <w:jc w:val="both"/>
        <w:rPr/>
      </w:pPr>
      <w:r w:rsidDel="00000000" w:rsidR="00000000" w:rsidRPr="00000000">
        <w:rPr>
          <w:rtl w:val="0"/>
        </w:rPr>
      </w:r>
    </w:p>
    <w:p w:rsidR="00000000" w:rsidDel="00000000" w:rsidP="00000000" w:rsidRDefault="00000000" w:rsidRPr="00000000" w14:paraId="000000B8">
      <w:pPr>
        <w:spacing w:after="240" w:before="240" w:lineRule="auto"/>
        <w:ind w:left="708.6614173228347" w:hanging="708.6614173228347"/>
        <w:jc w:val="both"/>
        <w:rPr/>
      </w:pPr>
      <w:r w:rsidDel="00000000" w:rsidR="00000000" w:rsidRPr="00000000">
        <w:rPr>
          <w:rtl w:val="0"/>
        </w:rPr>
        <w:t xml:space="preserve">12.3</w:t>
      </w:r>
      <w:r w:rsidDel="00000000" w:rsidR="00000000" w:rsidRPr="00000000">
        <w:rPr>
          <w:b w:val="1"/>
          <w:rtl w:val="0"/>
        </w:rPr>
        <w:tab/>
      </w:r>
      <w:r w:rsidDel="00000000" w:rsidR="00000000" w:rsidRPr="00000000">
        <w:rPr>
          <w:rtl w:val="0"/>
        </w:rPr>
        <w:t xml:space="preserve">Reusable Components</w:t>
      </w:r>
      <w:r w:rsidDel="00000000" w:rsidR="00000000" w:rsidRPr="00000000">
        <w:rPr>
          <w:b w:val="1"/>
          <w:rtl w:val="0"/>
        </w:rPr>
        <w:t xml:space="preserve">: </w:t>
      </w:r>
      <w:r w:rsidDel="00000000" w:rsidR="00000000" w:rsidRPr="00000000">
        <w:rPr>
          <w:rtl w:val="0"/>
        </w:rPr>
        <w:t xml:space="preserve">The parties acknowledge and agree that certain components of the Services—such as generic connectors, tools, evaluators, frameworks, and utilities—that are not developed specifically and uniquely for the Customer, and are of a generally reusable nature (the “Reusable Components”), shall remain the exclusive intellectual property of Company. Subject to full payment of applicable fees, Company grants the Customer a non-exclusive, non-transferable (except as expressly provided herein), perpetual, worldwide license to use such Reusable Components solely within the Customer’s internal environment and in connection with the Services.</w:t>
      </w:r>
    </w:p>
    <w:p w:rsidR="00000000" w:rsidDel="00000000" w:rsidP="00000000" w:rsidRDefault="00000000" w:rsidRPr="00000000" w14:paraId="000000B9">
      <w:pPr>
        <w:spacing w:after="240" w:before="240" w:lineRule="auto"/>
        <w:ind w:left="708.6614173228347" w:firstLine="0"/>
        <w:jc w:val="both"/>
        <w:rPr/>
      </w:pPr>
      <w:r w:rsidDel="00000000" w:rsidR="00000000" w:rsidRPr="00000000">
        <w:rPr>
          <w:rtl w:val="0"/>
        </w:rPr>
        <w:t xml:space="preserve">The Customer may sublicense such rights to its Affiliates, provided that:  (a) such use is solely for the internal business purposes of the Customer and its Affiliates; and  (b) the Customer ensures that its Affiliates comply with the terms of this Agreement as if they were the Customer.  The Customer shall remain fully liable for any breach of this Agreement by its Affiliates. This license does not grant the Customer or its Affiliates any rights to sublicense, distribute, or otherwise commercialize the Reusable Components to third parties outside of their combined internal operations.</w:t>
      </w:r>
    </w:p>
    <w:p w:rsidR="00000000" w:rsidDel="00000000" w:rsidP="00000000" w:rsidRDefault="00000000" w:rsidRPr="00000000" w14:paraId="000000BA">
      <w:pPr>
        <w:ind w:left="709" w:hanging="709"/>
        <w:jc w:val="both"/>
        <w:rPr/>
      </w:pPr>
      <w:r w:rsidDel="00000000" w:rsidR="00000000" w:rsidRPr="00000000">
        <w:rPr>
          <w:rtl w:val="0"/>
        </w:rPr>
        <w:t xml:space="preserve">12.4</w:t>
      </w:r>
      <w:r w:rsidDel="00000000" w:rsidR="00000000" w:rsidRPr="00000000">
        <w:rPr>
          <w:b w:val="1"/>
          <w:rtl w:val="0"/>
        </w:rPr>
        <w:tab/>
      </w:r>
      <w:r w:rsidDel="00000000" w:rsidR="00000000" w:rsidRPr="00000000">
        <w:rPr>
          <w:rtl w:val="0"/>
        </w:rPr>
        <w:t xml:space="preserve">Customer Intellectual Property: Customer retains all Intellectual Property Rights in the Customer Data and in any of the Customer’s Materials that it provides or uses in conjunction with the Service. If any Customer Data or other materials provided by Customer are protected by third-party Intellectual Property Rights (for example, if Customer uploads text or image that is copyrighted by a third party), the Customer warrants that it has obtained all necessary rights or licenses to use that content with the Service and to grant the Company the license to process and use it as described in this Agreement.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ind w:left="709" w:hanging="709"/>
        <w:jc w:val="both"/>
        <w:rPr/>
      </w:pPr>
      <w:r w:rsidDel="00000000" w:rsidR="00000000" w:rsidRPr="00000000">
        <w:rPr>
          <w:rtl w:val="0"/>
        </w:rPr>
        <w:t xml:space="preserve">12.5</w:t>
        <w:tab/>
        <w:t xml:space="preserve">Customer acknowledges and agrees that the Company may collect, generate, derive, and use data resulting from the Customer’s access to or use of the Services including but not limited to performance data, usage patterns, system logs, and operational data generated through such use provided such data is aggregated and de-identified in a manner that does not identify the Customer or any individual natural person (“Anonymized Data”). Company shall have the right to use Anonymized Data for any lawful purpose, including but not limited to, improving the Services, conducting analytics and benchmarking, developing new features or offerings, and training and enhancing machine learning and artificial intelligence models. All right, title, and interest in and to such Anonymized Data, and any insights, models, or enhancements derived therefrom, shall vest solely with the Company. Company shall ensure that its use of Anonymized Data is consistent with applicable Data Protection Legislation and does not include personal data or Confidential Information, unless otherwise expressly agreed in writing by the Customer.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ind w:left="709" w:hanging="709"/>
        <w:jc w:val="both"/>
        <w:rPr/>
      </w:pPr>
      <w:r w:rsidDel="00000000" w:rsidR="00000000" w:rsidRPr="00000000">
        <w:rPr>
          <w:rtl w:val="0"/>
        </w:rPr>
        <w:t xml:space="preserve">12.6</w:t>
        <w:tab/>
        <w:t xml:space="preserve">All outputs, responses, results, data sets, or other content (“Outputs”) generated by the AI Agents solely as a result of the Customer’s authorized use of the Services, and based on Customer Data or inputs, shall be deemed to be owned by the Customer. The Customer may use, reproduce, or publish such Outputs in the ordinary course of its business subject to the disclaimers and limitations of liability in this Agreement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ind w:left="709" w:hanging="709"/>
        <w:jc w:val="both"/>
        <w:rPr/>
      </w:pPr>
      <w:r w:rsidDel="00000000" w:rsidR="00000000" w:rsidRPr="00000000">
        <w:rPr>
          <w:rtl w:val="0"/>
        </w:rPr>
        <w:t xml:space="preserve">12.7</w:t>
        <w:tab/>
        <w:t xml:space="preserve">Customer acknowledges and agrees that the Company is not restricted from providing services that are similar to, related to, or otherwise in the nature of the Services contemplated under this Agreement, to any third party, including entities that may be competitors of the Customer, and nothing herein shall be construed to limit the Company’s right to develop, offer, or provide such services independently, provided that the Company’s provision of such services does not use or disclose the Customer’s Confidential Information in violation of this Agreement.</w:t>
      </w:r>
    </w:p>
    <w:p w:rsidR="00000000" w:rsidDel="00000000" w:rsidP="00000000" w:rsidRDefault="00000000" w:rsidRPr="00000000" w14:paraId="000000C1">
      <w:pPr>
        <w:ind w:left="1440" w:hanging="72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630" w:right="0" w:hanging="63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TERM AND TERMINATION</w:t>
      </w:r>
    </w:p>
    <w:p w:rsidR="00000000" w:rsidDel="00000000" w:rsidP="00000000" w:rsidRDefault="00000000" w:rsidRPr="00000000" w14:paraId="000000C3">
      <w:pPr>
        <w:ind w:left="709" w:hanging="709"/>
        <w:jc w:val="both"/>
        <w:rPr/>
      </w:pPr>
      <w:r w:rsidDel="00000000" w:rsidR="00000000" w:rsidRPr="00000000">
        <w:rPr>
          <w:rtl w:val="0"/>
        </w:rPr>
        <w:t xml:space="preserve">13.1</w:t>
        <w:tab/>
        <w:t xml:space="preserve">This Agreement will be valid from the date hereinabove mentioned unless otherwise terminated by either Party under this section 13.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ind w:left="709" w:hanging="709"/>
        <w:jc w:val="both"/>
        <w:rPr/>
      </w:pPr>
      <w:r w:rsidDel="00000000" w:rsidR="00000000" w:rsidRPr="00000000">
        <w:rPr>
          <w:rtl w:val="0"/>
        </w:rPr>
        <w:t xml:space="preserve">13.2</w:t>
        <w:tab/>
        <w:t xml:space="preserve">Company may terminate this Agreement or any Statement of Work, in whole or in part, upon 90 days’ prior written notice to the Customer, if continuing performance of a Statement of Work becomes commercially impracticable, technically infeasible, or financially unviable, due to circumstances not reasonably foreseeable at the time of execution. Such circumstances may include, without limitation, substantial changes in law or regulation, material changes in the costs of infrastructure or third-party dependencies, critical technology limitations, or sustained lack of business viability. In such event, the Company shall provide a written explanation of the basis for termination.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ind w:left="709" w:hanging="709"/>
        <w:jc w:val="both"/>
        <w:rPr/>
      </w:pPr>
      <w:r w:rsidDel="00000000" w:rsidR="00000000" w:rsidRPr="00000000">
        <w:rPr>
          <w:rtl w:val="0"/>
        </w:rPr>
        <w:t xml:space="preserve">13.3</w:t>
        <w:tab/>
        <w:t xml:space="preserve">Either Party may terminate this Agreement:</w:t>
      </w:r>
    </w:p>
    <w:p w:rsidR="00000000" w:rsidDel="00000000" w:rsidP="00000000" w:rsidRDefault="00000000" w:rsidRPr="00000000" w14:paraId="000000C8">
      <w:pPr>
        <w:ind w:left="709" w:firstLine="0"/>
        <w:jc w:val="both"/>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70.99999999999994"/>
        <w:jc w:val="both"/>
        <w:rPr>
          <w:rFonts w:ascii="Arial" w:cs="Arial" w:eastAsia="Arial" w:hAnsi="Arial"/>
          <w:b w:val="0"/>
          <w:i w:val="0"/>
          <w:smallCaps w:val="0"/>
          <w:strike w:val="0"/>
          <w:color w:val="000000"/>
          <w:sz w:val="22"/>
          <w:szCs w:val="22"/>
          <w:u w:val="none"/>
          <w:shd w:fill="auto" w:val="clear"/>
          <w:vertAlign w:val="baseline"/>
        </w:rPr>
      </w:pPr>
      <w:sdt>
        <w:sdtPr>
          <w:id w:val="677383583"/>
          <w:tag w:val="goog_rdk_26"/>
        </w:sdtPr>
        <w:sdtContent>
          <w:commentRangeStart w:id="25"/>
        </w:sdtContent>
      </w:sdt>
      <w:sdt>
        <w:sdtPr>
          <w:id w:val="-56797090"/>
          <w:tag w:val="goog_rdk_27"/>
        </w:sdtPr>
        <w:sdtContent>
          <w:commentRangeStart w:id="26"/>
        </w:sdtContent>
      </w:sdt>
      <w:sdt>
        <w:sdtPr>
          <w:id w:val="158286360"/>
          <w:tag w:val="goog_rdk_28"/>
        </w:sdtPr>
        <w:sdtContent>
          <w:commentRangeStart w:id="27"/>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the provision of </w:t>
      </w:r>
      <w:r w:rsidDel="00000000" w:rsidR="00000000" w:rsidRPr="00000000">
        <w:rPr>
          <w:rtl w:val="0"/>
        </w:rPr>
        <w:t xml:space="preserve">ninety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days' prior notice in writing to the other Party.</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70.999999999999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other Party fails to perform any obligations under this Agreement and such failure is not remedied within thirty (30) days of receipt of written notice of such failure from the first Party.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ind w:left="709" w:hanging="709"/>
        <w:jc w:val="both"/>
        <w:rPr/>
      </w:pPr>
      <w:r w:rsidDel="00000000" w:rsidR="00000000" w:rsidRPr="00000000">
        <w:rPr>
          <w:rtl w:val="0"/>
        </w:rPr>
        <w:t xml:space="preserve">13.4</w:t>
        <w:tab/>
        <w:t xml:space="preserve">Either Party ceases to conduct business in the normal course, becomes or is discharged insolvent or bankrupt, makes a general assignment for benefit of creditors, suffers or permits the appointment of a receiver for business or assets, or commences any suspension of payments, liquidation proceedings, reorganization or bankruptcy proceedings.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13.5</w:t>
        <w:tab/>
        <w:t xml:space="preserve">Upon the termination of this Agreement or any Statement of Work, Customer shall pay Company all Fees that are due and payable as per the applicable Statement of Work.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13.6</w:t>
        <w:tab/>
        <w:t xml:space="preserve">The termination of this Agreement for any reason whatsoever shall be without prejudice to any obligations or rights on the part of either Party which accrue prior to the termination of this Agreement and shall not affect or prejudice any provisions of this Agreement which are expressly or by implication provided to come into effect or continue after such termination.</w:t>
      </w:r>
    </w:p>
    <w:p w:rsidR="00000000" w:rsidDel="00000000" w:rsidP="00000000" w:rsidRDefault="00000000" w:rsidRPr="00000000" w14:paraId="000000D1">
      <w:pPr>
        <w:ind w:left="600" w:hanging="600"/>
        <w:jc w:val="both"/>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709"/>
        <w:jc w:val="both"/>
        <w:rPr>
          <w:rFonts w:ascii="Arial" w:cs="Arial" w:eastAsia="Arial" w:hAnsi="Arial"/>
          <w:b w:val="1"/>
          <w:i w:val="0"/>
          <w:smallCaps w:val="0"/>
          <w:strike w:val="0"/>
          <w:color w:val="000000"/>
          <w:sz w:val="22"/>
          <w:szCs w:val="22"/>
          <w:u w:val="none"/>
          <w:shd w:fill="auto" w:val="clear"/>
          <w:vertAlign w:val="baseline"/>
        </w:rPr>
      </w:pPr>
      <w:sdt>
        <w:sdtPr>
          <w:id w:val="1248717013"/>
          <w:tag w:val="goog_rdk_29"/>
        </w:sdtPr>
        <w:sdtContent>
          <w:commentRangeStart w:id="28"/>
        </w:sdtContent>
      </w:sdt>
      <w:sdt>
        <w:sdtPr>
          <w:id w:val="32488507"/>
          <w:tag w:val="goog_rdk_30"/>
        </w:sdtPr>
        <w:sdtContent>
          <w:commentRangeStart w:id="29"/>
        </w:sdtContent>
      </w:sdt>
      <w:sdt>
        <w:sdtPr>
          <w:id w:val="-1292253316"/>
          <w:tag w:val="goog_rdk_31"/>
        </w:sdtPr>
        <w:sdtContent>
          <w:commentRangeStart w:id="30"/>
        </w:sdtContent>
      </w:s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INDEMNIFICATION</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14.1</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Indemnification by Company.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shall indemnify, defend, and hold harmless the Customer and its officers, directors, employees, and agents from and against any third-party claims, demands, actions, or proceedings (“Claims”), to the extent arising out of </w:t>
      </w:r>
      <w:r w:rsidDel="00000000" w:rsidR="00000000" w:rsidRPr="00000000">
        <w:rPr>
          <w:rtl w:val="0"/>
        </w:rPr>
        <w:t xml:space="preserve">or related 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Services (excluding Customer Data, </w:t>
      </w:r>
      <w:r w:rsidDel="00000000" w:rsidR="00000000" w:rsidRPr="00000000">
        <w:rPr>
          <w:rtl w:val="0"/>
        </w:rPr>
        <w:t xml:space="preserve">Outputs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third-party components) that directly infringe any valid intellectual property right of a third party</w:t>
      </w:r>
      <w:r w:rsidDel="00000000" w:rsidR="00000000" w:rsidRPr="00000000">
        <w:rPr>
          <w:rtl w:val="0"/>
        </w:rPr>
        <w:t xml:space="preserve"> or ii) any violation by the Company of applicable laws and regulations, including but not limited cybersecurity laws and regulations</w:t>
      </w:r>
      <w:r w:rsidDel="00000000" w:rsidR="00000000" w:rsidRPr="00000000">
        <w:rPr>
          <w:rtl w:val="0"/>
        </w:rPr>
      </w:r>
    </w:p>
    <w:p w:rsidR="00000000" w:rsidDel="00000000" w:rsidP="00000000" w:rsidRDefault="00000000" w:rsidRPr="00000000" w14:paraId="000000D4">
      <w:pPr>
        <w:ind w:left="600" w:firstLine="0"/>
        <w:jc w:val="both"/>
        <w:rPr/>
      </w:pPr>
      <w:r w:rsidDel="00000000" w:rsidR="00000000" w:rsidRPr="00000000">
        <w:rPr>
          <w:rtl w:val="0"/>
        </w:rPr>
      </w:r>
    </w:p>
    <w:p w:rsidR="00000000" w:rsidDel="00000000" w:rsidP="00000000" w:rsidRDefault="00000000" w:rsidRPr="00000000" w14:paraId="000000D5">
      <w:pPr>
        <w:ind w:left="600" w:firstLine="0"/>
        <w:jc w:val="both"/>
        <w:rPr/>
      </w:pPr>
      <w:r w:rsidDel="00000000" w:rsidR="00000000" w:rsidRPr="00000000">
        <w:rPr>
          <w:rtl w:val="0"/>
        </w:rPr>
        <w:t xml:space="preserve">The Company shall have no obligation under this Section with respect to any Claim that arises from: i) the use of the Services in combination with any hardware, software, data, or process not provided or authorized in writing by the Company;</w:t>
        <w:br w:type="textWrapping"/>
        <w:t xml:space="preserve">ii) Customer Data or instructions provided by the Customer;</w:t>
        <w:br w:type="textWrapping"/>
        <w:t xml:space="preserve">iii) modifications to the Services made by any party other than the Company; or</w:t>
        <w:br w:type="textWrapping"/>
        <w:t xml:space="preserve">iv) use of the Services or AI Agents in violation of this Agreement or applicable law.</w:t>
      </w:r>
    </w:p>
    <w:p w:rsidR="00000000" w:rsidDel="00000000" w:rsidP="00000000" w:rsidRDefault="00000000" w:rsidRPr="00000000" w14:paraId="000000D6">
      <w:pPr>
        <w:ind w:left="600" w:firstLine="0"/>
        <w:jc w:val="both"/>
        <w:rPr/>
      </w:pPr>
      <w:r w:rsidDel="00000000" w:rsidR="00000000" w:rsidRPr="00000000">
        <w:rPr>
          <w:rtl w:val="0"/>
        </w:rPr>
      </w:r>
    </w:p>
    <w:p w:rsidR="00000000" w:rsidDel="00000000" w:rsidP="00000000" w:rsidRDefault="00000000" w:rsidRPr="00000000" w14:paraId="000000D7">
      <w:pPr>
        <w:ind w:left="600" w:firstLine="0"/>
        <w:jc w:val="both"/>
        <w:rPr/>
      </w:pPr>
      <w:r w:rsidDel="00000000" w:rsidR="00000000" w:rsidRPr="00000000">
        <w:rPr>
          <w:rtl w:val="0"/>
        </w:rPr>
        <w:t xml:space="preserve">The Customer shall promptly notify the Company of any Claim for which indemnity is sought, provide reasonable cooperation, and grant the Company sole control over the defense and settlement of the Claim. The Company shall not settle any Claim in a manner that imposes liability or obligations on the Customer without the Customer’s prior written consent.</w:t>
      </w:r>
    </w:p>
    <w:p w:rsidR="00000000" w:rsidDel="00000000" w:rsidP="00000000" w:rsidRDefault="00000000" w:rsidRPr="00000000" w14:paraId="000000D8">
      <w:pPr>
        <w:ind w:left="600" w:firstLine="0"/>
        <w:jc w:val="both"/>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14.2</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Indemnification by Customer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Customer shall indemnify, defend, and hold harmless the Company and its affiliates, officers, directors, employees, contractors, and agents from and against any and all claims, losses, damages, liabilities, costs, and expenses (including reasonable attorneys’ fees) arising out of or related to: a) the Customer’s use or misuse of the AI Agents or any </w:t>
      </w:r>
      <w:r w:rsidDel="00000000" w:rsidR="00000000" w:rsidRPr="00000000">
        <w:rPr>
          <w:rtl w:val="0"/>
        </w:rPr>
        <w:t xml:space="preserve">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utputs or recommendations generated by the AI Agents; b) any violation by the Customer of applicable laws, regulations, or third-party rights in connection with its use of the Services incl</w:t>
      </w:r>
      <w:r w:rsidDel="00000000" w:rsidR="00000000" w:rsidRPr="00000000">
        <w:rPr>
          <w:rtl w:val="0"/>
        </w:rPr>
        <w:t xml:space="preserve">uding but not limited cybersecurity laws and regulations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 any Customer Data provided to the Company, including claims that such data infringes, misappropriates, or violates any intellectual property, privacy, or other rights of a third party; d) the use or reliance by any End User, </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ffiliate, or third party on </w:t>
      </w:r>
      <w:r w:rsidDel="00000000" w:rsidR="00000000" w:rsidRPr="00000000">
        <w:rPr>
          <w:rtl w:val="0"/>
        </w:rPr>
        <w:t xml:space="preserve">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utputs generated through the Customer’s instance of the Services;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ind w:left="720" w:firstLine="0"/>
        <w:jc w:val="both"/>
        <w:rPr/>
      </w:pPr>
      <w:r w:rsidDel="00000000" w:rsidR="00000000" w:rsidRPr="00000000">
        <w:rPr>
          <w:rtl w:val="0"/>
        </w:rPr>
        <w:t xml:space="preserve">Company shall promptly notify the Customer of any such claim, and shall cooperate, at the Customer’s expense, in the defense and settlement thereof. Customer shall not settle any claim without the Company’s prior written consent if the settlement requires any admission of fault or imposes any non-monetary obligations on the Company.</w:t>
      </w:r>
    </w:p>
    <w:p w:rsidR="00000000" w:rsidDel="00000000" w:rsidP="00000000" w:rsidRDefault="00000000" w:rsidRPr="00000000" w14:paraId="000000DC">
      <w:pPr>
        <w:ind w:left="600" w:firstLine="0"/>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Arial" w:cs="Arial" w:eastAsia="Arial" w:hAnsi="Arial"/>
          <w:b w:val="1"/>
          <w:i w:val="0"/>
          <w:smallCaps w:val="0"/>
          <w:strike w:val="0"/>
          <w:color w:val="000000"/>
          <w:sz w:val="22"/>
          <w:szCs w:val="22"/>
          <w:u w:val="none"/>
          <w:shd w:fill="auto" w:val="clear"/>
          <w:vertAlign w:val="baseline"/>
        </w:rPr>
      </w:pPr>
      <w:sdt>
        <w:sdtPr>
          <w:id w:val="-1719160943"/>
          <w:tag w:val="goog_rdk_32"/>
        </w:sdtPr>
        <w:sdtContent>
          <w:commentRangeStart w:id="31"/>
        </w:sdtContent>
      </w:sdt>
      <w:sdt>
        <w:sdtPr>
          <w:id w:val="993790736"/>
          <w:tag w:val="goog_rdk_33"/>
        </w:sdtPr>
        <w:sdtContent>
          <w:commentRangeStart w:id="32"/>
        </w:sdtContent>
      </w:sdt>
      <w:sdt>
        <w:sdtPr>
          <w:id w:val="-155164180"/>
          <w:tag w:val="goog_rdk_34"/>
        </w:sdtPr>
        <w:sdtContent>
          <w:commentRangeStart w:id="33"/>
        </w:sdtContent>
      </w:sdt>
      <w:sdt>
        <w:sdtPr>
          <w:id w:val="-182869524"/>
          <w:tag w:val="goog_rdk_35"/>
        </w:sdtPr>
        <w:sdtContent>
          <w:commentRangeStart w:id="34"/>
        </w:sdtContent>
      </w:sdt>
      <w:sdt>
        <w:sdtPr>
          <w:id w:val="-481899854"/>
          <w:tag w:val="goog_rdk_36"/>
        </w:sdtPr>
        <w:sdtContent>
          <w:commentRangeStart w:id="35"/>
        </w:sdtContent>
      </w:s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MISCELLANEOUS</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15.1</w:t>
        <w:tab/>
        <w:t xml:space="preserve">Force Majeure: Any delays in or failure of performance by either Party under this Agreement shall not constitute default hereunder if and to the extent caused by an event of force majeure, which is defined to be occurrences beyond the control of the Party affected, including but not limited to acts of the governmental authorities, acts of God, fire, flood, explosion, riots, war, rebellion, insurrection, sabotage and non-cooperation of third parties (other than the Company Personnel); provided that any delay or failure is remedied as soon as practicable and in any event </w:t>
      </w:r>
      <w:sdt>
        <w:sdtPr>
          <w:id w:val="1571481755"/>
          <w:tag w:val="goog_rdk_37"/>
        </w:sdtPr>
        <w:sdtContent>
          <w:commentRangeStart w:id="36"/>
        </w:sdtContent>
      </w:sdt>
      <w:sdt>
        <w:sdtPr>
          <w:id w:val="-846267191"/>
          <w:tag w:val="goog_rdk_38"/>
        </w:sdtPr>
        <w:sdtContent>
          <w:commentRangeStart w:id="37"/>
        </w:sdtContent>
      </w:sdt>
      <w:sdt>
        <w:sdtPr>
          <w:id w:val="-1663310406"/>
          <w:tag w:val="goog_rdk_39"/>
        </w:sdtPr>
        <w:sdtContent>
          <w:commentRangeStart w:id="38"/>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within </w:t>
      </w:r>
      <w:r w:rsidDel="00000000" w:rsidR="00000000" w:rsidRPr="00000000">
        <w:rPr>
          <w:rtl w:val="0"/>
        </w:rPr>
        <w:t xml:space="preserve">30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business days</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after the termination of such event of force majeure. </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15.2</w:t>
        <w:tab/>
        <w:t xml:space="preserve">Entire Agreement: This Agreement, including the Schedules hereto, shall constitute the entire agreement between the Parties hereto relating to the subject matter hereof, and there are no oral statements, representations, warranties, undertakings or agreements between the Parties except as provided herein.  </w:t>
      </w: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15.3</w:t>
        <w:tab/>
        <w:t xml:space="preserve">Assignment: Either Party may not assign its rights or delegate its duties under this Agreement either in whole or in part without the prior written consent of the other Party. The only exception to this is when the parties are acquired or merged with other entities.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15.4</w:t>
        <w:tab/>
        <w:t xml:space="preserve">Notices: Any and all notices or other communication that are required or desired to be provided to any Party under this Agreement shall be provided in writing by hand delivery or sent by courier or certified or registered mail to the respective address of Parties as set forth herein contained in this Agreement or to electronic mail to the authorized email id of the parties.  Either Party may change the address or authorized email id to which the notices are to be sent by providing written notice to the other Party in one of the manners provided in this paragraph. Email communications and digital signature is fully binding on the Parties.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15.5</w:t>
        <w:tab/>
        <w:t xml:space="preserve">Waiver: It is expressly understood that if </w:t>
      </w:r>
      <w:r w:rsidDel="00000000" w:rsidR="00000000" w:rsidRPr="00000000">
        <w:rPr>
          <w:rtl w:val="0"/>
        </w:rPr>
        <w:t xml:space="preserve">either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Party on any occasion fails to perform any term of this contract and the other Party does not enforce that term, the failure to enforce on that occasion shall not prevent enforcement on any other occasion.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15.6</w:t>
        <w:tab/>
        <w:t xml:space="preserve">Severability: Each section of this Agreement is severable. If any provision is held unenforceable by a court of competent jurisdiction, such ruling shall not impair any other provision that remains intelligible and all other provisions shall continue in effect.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pPr>
      <w:r w:rsidDel="00000000" w:rsidR="00000000" w:rsidRPr="00000000">
        <w:rPr>
          <w:rtl w:val="0"/>
        </w:rPr>
      </w:r>
    </w:p>
    <w:p w:rsidR="00000000" w:rsidDel="00000000" w:rsidP="00000000" w:rsidRDefault="00000000" w:rsidRPr="00000000" w14:paraId="000000EB">
      <w:pPr>
        <w:ind w:left="708.6614173228347" w:hanging="708.6614173228347"/>
        <w:rPr/>
      </w:pPr>
      <w:r w:rsidDel="00000000" w:rsidR="00000000" w:rsidRPr="00000000">
        <w:rPr>
          <w:rtl w:val="0"/>
        </w:rPr>
        <w:t xml:space="preserve">15.7</w:t>
        <w:tab/>
        <w:t xml:space="preserve">Non-Solicitation of employees. Each Party represents and warrants that it shall not directly or indirectly employ, entice, engage or hire any employees/Personnel who are currently employed by the other Party either during the term of this Agreement or the period of two (2) years from the date of termination or expiry of this Agreement.</w:t>
      </w:r>
    </w:p>
    <w:p w:rsidR="00000000" w:rsidDel="00000000" w:rsidP="00000000" w:rsidRDefault="00000000" w:rsidRPr="00000000" w14:paraId="000000EC">
      <w:pPr>
        <w:ind w:left="708.6614173228347" w:hanging="708.6614173228347"/>
        <w:rPr/>
      </w:pPr>
      <w:r w:rsidDel="00000000" w:rsidR="00000000" w:rsidRPr="00000000">
        <w:rPr>
          <w:rtl w:val="0"/>
        </w:rPr>
      </w:r>
    </w:p>
    <w:p w:rsidR="00000000" w:rsidDel="00000000" w:rsidP="00000000" w:rsidRDefault="00000000" w:rsidRPr="00000000" w14:paraId="000000ED">
      <w:pPr>
        <w:ind w:left="708.6614173228347" w:hanging="708.6614173228347"/>
        <w:rPr/>
      </w:pPr>
      <w:r w:rsidDel="00000000" w:rsidR="00000000" w:rsidRPr="00000000">
        <w:rPr>
          <w:rtl w:val="0"/>
        </w:rPr>
        <w:t xml:space="preserve">15.8</w:t>
        <w:tab/>
        <w:t xml:space="preserve">Marketing and Publicity: The Customer agrees that the Company may identify the Customer as a user of the Company’s Services and may use the Customer’s name, logo, and trademarks for the limited purpose of referencing the Customer in the Company’s marketing and promotional materials. This includes use in client lists (e.g., on the Company’s website or presentations). Except as set out above, neither Party shall issue any press release or public announcement regarding the existence or terms of this Agreement without the prior written consent of the other Party (such consent not to be unreasonably withheld)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numPr>
          <w:ilvl w:val="0"/>
          <w:numId w:val="4"/>
        </w:numPr>
        <w:ind w:left="720" w:hanging="720"/>
        <w:jc w:val="both"/>
        <w:rPr>
          <w:b w:val="1"/>
        </w:rPr>
      </w:pPr>
      <w:r w:rsidDel="00000000" w:rsidR="00000000" w:rsidRPr="00000000">
        <w:rPr>
          <w:b w:val="1"/>
          <w:rtl w:val="0"/>
        </w:rPr>
        <w:t xml:space="preserve">RELATIONSHIP BETWEEN PARTIES</w:t>
      </w:r>
    </w:p>
    <w:p w:rsidR="00000000" w:rsidDel="00000000" w:rsidP="00000000" w:rsidRDefault="00000000" w:rsidRPr="00000000" w14:paraId="000000F1">
      <w:pPr>
        <w:ind w:left="720" w:firstLine="0"/>
        <w:jc w:val="both"/>
        <w:rPr>
          <w:b w:val="1"/>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parties are independent contractors. </w:t>
      </w:r>
      <w:sdt>
        <w:sdtPr>
          <w:id w:val="1901501529"/>
          <w:tag w:val="goog_rdk_40"/>
        </w:sdtPr>
        <w:sdtContent>
          <w:commentRangeStart w:id="39"/>
        </w:sdtContent>
      </w:sdt>
      <w:sdt>
        <w:sdtPr>
          <w:id w:val="-2063398373"/>
          <w:tag w:val="goog_rdk_41"/>
        </w:sdtPr>
        <w:sdtContent>
          <w:commentRangeStart w:id="40"/>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Nothing contained in this Agreement shall be construed to imply a joint venture, franchise, partnership, principal-agent, or employer-employee relationship between the Parties; and neither Party by virtue of this Agreement shall have the right, power, or authority to act or create any obligation, express or implied, on behalf of the other Party. Neither shall this Agreement be construed to create rights, express or implied, on behalf of or for the use of any party, other than the Parties</w:t>
      </w:r>
      <w:commentRangeEnd w:id="39"/>
      <w:r w:rsidDel="00000000" w:rsidR="00000000" w:rsidRPr="00000000">
        <w:commentReference w:id="39"/>
      </w:r>
      <w:commentRangeEnd w:id="40"/>
      <w:r w:rsidDel="00000000" w:rsidR="00000000" w:rsidRPr="00000000">
        <w:commentReference w:id="40"/>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pPr>
      <w:r w:rsidDel="00000000" w:rsidR="00000000" w:rsidRPr="00000000">
        <w:rPr>
          <w:rtl w:val="0"/>
        </w:rPr>
      </w:r>
    </w:p>
    <w:p w:rsidR="00000000" w:rsidDel="00000000" w:rsidP="00000000" w:rsidRDefault="00000000" w:rsidRPr="00000000" w14:paraId="000000F4">
      <w:pPr>
        <w:ind w:left="708.6614173228347" w:firstLine="0"/>
        <w:rPr/>
      </w:pPr>
      <w:r w:rsidDel="00000000" w:rsidR="00000000" w:rsidRPr="00000000">
        <w:rPr>
          <w:rtl w:val="0"/>
        </w:rPr>
        <w:t xml:space="preserve">Each party is responsible for its own employees and contractors, including compensation, benefits, and taxes. Company may use qualified subcontractors to deliver the Services and remain responsible for their acts and omissions. </w:t>
      </w:r>
    </w:p>
    <w:p w:rsidR="00000000" w:rsidDel="00000000" w:rsidP="00000000" w:rsidRDefault="00000000" w:rsidRPr="00000000" w14:paraId="000000F5">
      <w:pPr>
        <w:ind w:left="708.6614173228347" w:firstLine="0"/>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w:t>
        <w:tab/>
        <w:t xml:space="preserve">GOVERNING LAW AND ARBITRATION</w:t>
      </w:r>
    </w:p>
    <w:p w:rsidR="00000000" w:rsidDel="00000000" w:rsidP="00000000" w:rsidRDefault="00000000" w:rsidRPr="00000000" w14:paraId="000000F7">
      <w:pPr>
        <w:jc w:val="both"/>
        <w:rPr>
          <w:u w:val="single"/>
        </w:rPr>
      </w:pPr>
      <w:r w:rsidDel="00000000" w:rsidR="00000000" w:rsidRPr="00000000">
        <w:rPr>
          <w:rtl w:val="0"/>
        </w:rPr>
      </w:r>
    </w:p>
    <w:p w:rsidR="00000000" w:rsidDel="00000000" w:rsidP="00000000" w:rsidRDefault="00000000" w:rsidRPr="00000000" w14:paraId="000000F8">
      <w:pPr>
        <w:ind w:left="720" w:firstLine="0"/>
        <w:jc w:val="both"/>
        <w:rPr/>
      </w:pPr>
      <w:r w:rsidDel="00000000" w:rsidR="00000000" w:rsidRPr="00000000">
        <w:rPr>
          <w:rtl w:val="0"/>
        </w:rPr>
        <w:t xml:space="preserve">This Agreement shall be governed and construed in accordance with the laws </w:t>
      </w:r>
      <w:sdt>
        <w:sdtPr>
          <w:id w:val="897770259"/>
          <w:tag w:val="goog_rdk_42"/>
        </w:sdtPr>
        <w:sdtContent>
          <w:commentRangeStart w:id="41"/>
        </w:sdtContent>
      </w:sdt>
      <w:r w:rsidDel="00000000" w:rsidR="00000000" w:rsidRPr="00000000">
        <w:rPr>
          <w:rtl w:val="0"/>
        </w:rPr>
        <w:t xml:space="preserve">of state</w:t>
      </w:r>
      <w:commentRangeEnd w:id="41"/>
      <w:r w:rsidDel="00000000" w:rsidR="00000000" w:rsidRPr="00000000">
        <w:commentReference w:id="41"/>
      </w:r>
      <w:r w:rsidDel="00000000" w:rsidR="00000000" w:rsidRPr="00000000">
        <w:rPr>
          <w:rtl w:val="0"/>
        </w:rPr>
        <w:t xml:space="preserve"> of Delaware. All disputes, claims, suits and actions arising out of this Agreement or its validity will be finally decided in accordance with the provisions of American Arbitration Association. Disputes which cannot be settled through Arbitration or in the event a party intends to seek an immediate relief such as an injunction, restraint or an interim order may be obtained by a Party in any court of competent jurisdiction.</w:t>
      </w:r>
    </w:p>
    <w:p w:rsidR="00000000" w:rsidDel="00000000" w:rsidP="00000000" w:rsidRDefault="00000000" w:rsidRPr="00000000" w14:paraId="000000F9">
      <w:pPr>
        <w:ind w:left="720" w:firstLine="0"/>
        <w:jc w:val="both"/>
        <w:rPr/>
      </w:pPr>
      <w:r w:rsidDel="00000000" w:rsidR="00000000" w:rsidRPr="00000000">
        <w:rPr>
          <w:rtl w:val="0"/>
        </w:rPr>
      </w:r>
    </w:p>
    <w:bookmarkStart w:colFirst="0" w:colLast="0" w:name="bookmark=id.pyux9xi1196n" w:id="1"/>
    <w:bookmarkEnd w:id="1"/>
    <w:p w:rsidR="00000000" w:rsidDel="00000000" w:rsidP="00000000" w:rsidRDefault="00000000" w:rsidRPr="00000000" w14:paraId="000000FA">
      <w:pPr>
        <w:tabs>
          <w:tab w:val="left" w:leader="none" w:pos="-720"/>
        </w:tabs>
        <w:ind w:right="386"/>
        <w:jc w:val="both"/>
        <w:rPr/>
      </w:pPr>
      <w:r w:rsidDel="00000000" w:rsidR="00000000" w:rsidRPr="00000000">
        <w:rPr>
          <w:b w:val="1"/>
          <w:rtl w:val="0"/>
        </w:rPr>
        <w:t xml:space="preserve">IN WITNESS WHEREOF</w:t>
      </w:r>
      <w:r w:rsidDel="00000000" w:rsidR="00000000" w:rsidRPr="00000000">
        <w:rPr>
          <w:rtl w:val="0"/>
        </w:rPr>
        <w:t xml:space="preserve">, the Parties have caused this Agreement to be executed by and through their duly authorized representatives as of the date written herein. </w:t>
      </w:r>
    </w:p>
    <w:p w:rsidR="00000000" w:rsidDel="00000000" w:rsidP="00000000" w:rsidRDefault="00000000" w:rsidRPr="00000000" w14:paraId="000000FB">
      <w:pPr>
        <w:tabs>
          <w:tab w:val="right" w:leader="none" w:pos="9026"/>
        </w:tabs>
        <w:ind w:right="386"/>
        <w:jc w:val="both"/>
        <w:rPr/>
      </w:pPr>
      <w:r w:rsidDel="00000000" w:rsidR="00000000" w:rsidRPr="00000000">
        <w:rPr>
          <w:rtl w:val="0"/>
        </w:rPr>
      </w:r>
    </w:p>
    <w:p w:rsidR="00000000" w:rsidDel="00000000" w:rsidP="00000000" w:rsidRDefault="00000000" w:rsidRPr="00000000" w14:paraId="000000FC">
      <w:pPr>
        <w:tabs>
          <w:tab w:val="left" w:leader="none" w:pos="4320"/>
          <w:tab w:val="left" w:leader="none" w:pos="5040"/>
        </w:tabs>
        <w:jc w:val="both"/>
        <w:rPr/>
      </w:pPr>
      <w:r w:rsidDel="00000000" w:rsidR="00000000" w:rsidRPr="00000000">
        <w:rPr>
          <w:rtl w:val="0"/>
        </w:rPr>
        <w:t xml:space="preserve">Customer</w:t>
        <w:tab/>
        <w:tab/>
        <w:t xml:space="preserve">Company</w:t>
      </w:r>
    </w:p>
    <w:p w:rsidR="00000000" w:rsidDel="00000000" w:rsidP="00000000" w:rsidRDefault="00000000" w:rsidRPr="00000000" w14:paraId="000000FD">
      <w:pPr>
        <w:tabs>
          <w:tab w:val="left" w:leader="none" w:pos="5040"/>
        </w:tabs>
        <w:jc w:val="both"/>
        <w:rPr/>
      </w:pPr>
      <w:r w:rsidDel="00000000" w:rsidR="00000000" w:rsidRPr="00000000">
        <w:rPr>
          <w:rtl w:val="0"/>
        </w:rPr>
        <w:t xml:space="preserve">_______________________________</w:t>
        <w:tab/>
        <w:t xml:space="preserve">_____________________________</w:t>
      </w:r>
    </w:p>
    <w:p w:rsidR="00000000" w:rsidDel="00000000" w:rsidP="00000000" w:rsidRDefault="00000000" w:rsidRPr="00000000" w14:paraId="000000FE">
      <w:pPr>
        <w:tabs>
          <w:tab w:val="left" w:leader="none" w:pos="5040"/>
        </w:tabs>
        <w:jc w:val="both"/>
        <w:rPr/>
      </w:pPr>
      <w:r w:rsidDel="00000000" w:rsidR="00000000" w:rsidRPr="00000000">
        <w:rPr>
          <w:rtl w:val="0"/>
        </w:rPr>
        <w:t xml:space="preserve">By</w:t>
        <w:tab/>
        <w:t xml:space="preserve">By</w:t>
      </w:r>
    </w:p>
    <w:p w:rsidR="00000000" w:rsidDel="00000000" w:rsidP="00000000" w:rsidRDefault="00000000" w:rsidRPr="00000000" w14:paraId="000000FF">
      <w:pPr>
        <w:tabs>
          <w:tab w:val="left" w:leader="none" w:pos="5040"/>
        </w:tabs>
        <w:jc w:val="both"/>
        <w:rPr/>
      </w:pPr>
      <w:r w:rsidDel="00000000" w:rsidR="00000000" w:rsidRPr="00000000">
        <w:rPr>
          <w:rtl w:val="0"/>
        </w:rPr>
        <w:t xml:space="preserve">_______________________________</w:t>
        <w:tab/>
        <w:t xml:space="preserve">_____________________________</w:t>
      </w:r>
    </w:p>
    <w:p w:rsidR="00000000" w:rsidDel="00000000" w:rsidP="00000000" w:rsidRDefault="00000000" w:rsidRPr="00000000" w14:paraId="00000100">
      <w:pPr>
        <w:tabs>
          <w:tab w:val="left" w:leader="none" w:pos="5040"/>
        </w:tabs>
        <w:jc w:val="both"/>
        <w:rPr/>
      </w:pPr>
      <w:r w:rsidDel="00000000" w:rsidR="00000000" w:rsidRPr="00000000">
        <w:rPr>
          <w:rtl w:val="0"/>
        </w:rPr>
        <w:t xml:space="preserve">Name</w:t>
        <w:tab/>
        <w:t xml:space="preserve">Name</w:t>
      </w:r>
    </w:p>
    <w:p w:rsidR="00000000" w:rsidDel="00000000" w:rsidP="00000000" w:rsidRDefault="00000000" w:rsidRPr="00000000" w14:paraId="00000101">
      <w:pPr>
        <w:tabs>
          <w:tab w:val="left" w:leader="none" w:pos="5040"/>
        </w:tabs>
        <w:jc w:val="both"/>
        <w:rPr/>
      </w:pPr>
      <w:r w:rsidDel="00000000" w:rsidR="00000000" w:rsidRPr="00000000">
        <w:rPr>
          <w:rtl w:val="0"/>
        </w:rPr>
        <w:t xml:space="preserve">_______________________________</w:t>
        <w:tab/>
        <w:t xml:space="preserve">_____________________________</w:t>
      </w:r>
    </w:p>
    <w:p w:rsidR="00000000" w:rsidDel="00000000" w:rsidP="00000000" w:rsidRDefault="00000000" w:rsidRPr="00000000" w14:paraId="00000102">
      <w:pPr>
        <w:tabs>
          <w:tab w:val="left" w:leader="none" w:pos="5040"/>
        </w:tabs>
        <w:jc w:val="both"/>
        <w:rPr/>
      </w:pPr>
      <w:r w:rsidDel="00000000" w:rsidR="00000000" w:rsidRPr="00000000">
        <w:rPr>
          <w:rtl w:val="0"/>
        </w:rPr>
        <w:t xml:space="preserve">Title</w:t>
        <w:tab/>
        <w:t xml:space="preserve">Title</w:t>
      </w:r>
    </w:p>
    <w:p w:rsidR="00000000" w:rsidDel="00000000" w:rsidP="00000000" w:rsidRDefault="00000000" w:rsidRPr="00000000" w14:paraId="0000010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04">
      <w:pPr>
        <w:jc w:val="center"/>
        <w:rPr>
          <w:b w:val="1"/>
        </w:rPr>
      </w:pPr>
      <w:r w:rsidDel="00000000" w:rsidR="00000000" w:rsidRPr="00000000">
        <w:rPr>
          <w:b w:val="1"/>
          <w:rtl w:val="0"/>
        </w:rPr>
        <w:t xml:space="preserve">Schedule A</w:t>
      </w:r>
    </w:p>
    <w:p w:rsidR="00000000" w:rsidDel="00000000" w:rsidP="00000000" w:rsidRDefault="00000000" w:rsidRPr="00000000" w14:paraId="00000105">
      <w:pPr>
        <w:jc w:val="center"/>
        <w:rPr>
          <w:b w:val="1"/>
        </w:rPr>
      </w:pPr>
      <w:r w:rsidDel="00000000" w:rsidR="00000000" w:rsidRPr="00000000">
        <w:rPr>
          <w:b w:val="1"/>
          <w:rtl w:val="0"/>
        </w:rPr>
        <w:t xml:space="preserve">Statement of work</w:t>
      </w:r>
    </w:p>
    <w:p w:rsidR="00000000" w:rsidDel="00000000" w:rsidP="00000000" w:rsidRDefault="00000000" w:rsidRPr="00000000" w14:paraId="00000106">
      <w:pPr>
        <w:jc w:val="both"/>
        <w:rPr>
          <w:b w:val="1"/>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This Statement of Work (SOW) is made and entered between ______ (Company) and ________ (Customer) pursuant to the terms and conditions of Master Services Agreement (MSA) between the parties dated ____.  In the event of any conflict between the provisions of the MSA and the provisions of this Statement of Work, the terms and conditions of the Statement of Work related to the actual rates to be charged and the days and description of the Services to be performed hereunder shall prevail.</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ab/>
        <w:t xml:space="preserve">NOW, THEREFORE, for and in consideration of the mutual promises made herein and in the MSA, and other good and valuable consideration the receipt of which is hereby acknowledged, Customer and Company hereby agree as follows:</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i w:val="1"/>
        </w:rPr>
      </w:pPr>
      <w:r w:rsidDel="00000000" w:rsidR="00000000" w:rsidRPr="00000000">
        <w:rPr>
          <w:b w:val="1"/>
          <w:rtl w:val="0"/>
        </w:rPr>
        <w:t xml:space="preserve">Project Scope and Services</w:t>
      </w:r>
      <w:r w:rsidDel="00000000" w:rsidR="00000000" w:rsidRPr="00000000">
        <w:rPr>
          <w:rtl w:val="0"/>
        </w:rPr>
        <w:t xml:space="preserve">: </w:t>
      </w:r>
      <w:sdt>
        <w:sdtPr>
          <w:id w:val="-1599562537"/>
          <w:tag w:val="goog_rdk_43"/>
        </w:sdtPr>
        <w:sdtContent>
          <w:commentRangeStart w:id="42"/>
        </w:sdtContent>
      </w:sdt>
      <w:r w:rsidDel="00000000" w:rsidR="00000000" w:rsidRPr="00000000">
        <w:rPr>
          <w:i w:val="1"/>
          <w:rtl w:val="0"/>
        </w:rPr>
        <w:t xml:space="preserve">&lt;&lt;Define the Scope of Services to be provided by Company&gt;&gt; &lt;&lt;Delete or overwrite what is not applicable&gt;&gt;</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0D">
      <w:pPr>
        <w:jc w:val="both"/>
        <w:rPr>
          <w:i w:val="1"/>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Company shall perform the following activities as part of the project scope:</w:t>
      </w:r>
    </w:p>
    <w:p w:rsidR="00000000" w:rsidDel="00000000" w:rsidP="00000000" w:rsidRDefault="00000000" w:rsidRPr="00000000" w14:paraId="0000010F">
      <w:pPr>
        <w:numPr>
          <w:ilvl w:val="0"/>
          <w:numId w:val="15"/>
        </w:numPr>
        <w:ind w:left="720" w:hanging="360"/>
        <w:rPr/>
      </w:pPr>
      <w:r w:rsidDel="00000000" w:rsidR="00000000" w:rsidRPr="00000000">
        <w:rPr>
          <w:u w:val="single"/>
          <w:rtl w:val="0"/>
        </w:rPr>
        <w:t xml:space="preserve">Requirements Gathering &amp; Use Case Definition</w:t>
      </w:r>
      <w:r w:rsidDel="00000000" w:rsidR="00000000" w:rsidRPr="00000000">
        <w:rPr>
          <w:rtl w:val="0"/>
        </w:rPr>
        <w:br w:type="textWrapping"/>
        <w:t xml:space="preserve">Collaborate with Customer stakeholders to identify and finalize AI use cases and success criteria.</w:t>
      </w:r>
    </w:p>
    <w:p w:rsidR="00000000" w:rsidDel="00000000" w:rsidP="00000000" w:rsidRDefault="00000000" w:rsidRPr="00000000" w14:paraId="00000110">
      <w:pPr>
        <w:numPr>
          <w:ilvl w:val="0"/>
          <w:numId w:val="15"/>
        </w:numPr>
        <w:ind w:left="720" w:hanging="360"/>
        <w:rPr/>
      </w:pPr>
      <w:r w:rsidDel="00000000" w:rsidR="00000000" w:rsidRPr="00000000">
        <w:rPr>
          <w:u w:val="single"/>
          <w:rtl w:val="0"/>
        </w:rPr>
        <w:t xml:space="preserve">Data Assessment and Preparation</w:t>
      </w:r>
      <w:r w:rsidDel="00000000" w:rsidR="00000000" w:rsidRPr="00000000">
        <w:rPr>
          <w:rtl w:val="0"/>
        </w:rPr>
        <w:br w:type="textWrapping"/>
        <w:t xml:space="preserve">Analyze and validate Customer-provided data sets for completeness, quality, and suitability. Perform data cleaning, labeling, transformation, and augmentation as needed.</w:t>
      </w:r>
    </w:p>
    <w:p w:rsidR="00000000" w:rsidDel="00000000" w:rsidP="00000000" w:rsidRDefault="00000000" w:rsidRPr="00000000" w14:paraId="00000111">
      <w:pPr>
        <w:numPr>
          <w:ilvl w:val="0"/>
          <w:numId w:val="15"/>
        </w:numPr>
        <w:ind w:left="720" w:hanging="360"/>
        <w:rPr/>
      </w:pPr>
      <w:r w:rsidDel="00000000" w:rsidR="00000000" w:rsidRPr="00000000">
        <w:rPr>
          <w:u w:val="single"/>
          <w:rtl w:val="0"/>
        </w:rPr>
        <w:t xml:space="preserve">Model Development &amp; Training</w:t>
      </w:r>
      <w:r w:rsidDel="00000000" w:rsidR="00000000" w:rsidRPr="00000000">
        <w:rPr>
          <w:rtl w:val="0"/>
        </w:rPr>
        <w:br w:type="textWrapping"/>
        <w:t xml:space="preserve">Design and develop machine learning (ML) or deep learning (DL) models appropriate to the use case. Train, test, and validate the models using Customer Data and/or publicly available datasets as applicable.</w:t>
      </w:r>
    </w:p>
    <w:p w:rsidR="00000000" w:rsidDel="00000000" w:rsidP="00000000" w:rsidRDefault="00000000" w:rsidRPr="00000000" w14:paraId="00000112">
      <w:pPr>
        <w:numPr>
          <w:ilvl w:val="0"/>
          <w:numId w:val="15"/>
        </w:numPr>
        <w:ind w:left="720" w:hanging="360"/>
        <w:rPr/>
      </w:pPr>
      <w:r w:rsidDel="00000000" w:rsidR="00000000" w:rsidRPr="00000000">
        <w:rPr>
          <w:u w:val="single"/>
          <w:rtl w:val="0"/>
        </w:rPr>
        <w:t xml:space="preserve">Model Evaluation and Feedback Loops</w:t>
      </w:r>
      <w:r w:rsidDel="00000000" w:rsidR="00000000" w:rsidRPr="00000000">
        <w:rPr>
          <w:rtl w:val="0"/>
        </w:rPr>
        <w:br w:type="textWrapping"/>
        <w:t xml:space="preserve">Evaluate model performance against agreed KPIs (e.g., accuracy, precision, recall). Incorporate feedback provided by Customer for iterative improvements.</w:t>
      </w:r>
    </w:p>
    <w:p w:rsidR="00000000" w:rsidDel="00000000" w:rsidP="00000000" w:rsidRDefault="00000000" w:rsidRPr="00000000" w14:paraId="00000113">
      <w:pPr>
        <w:numPr>
          <w:ilvl w:val="0"/>
          <w:numId w:val="15"/>
        </w:numPr>
        <w:ind w:left="720" w:hanging="360"/>
        <w:rPr/>
      </w:pPr>
      <w:r w:rsidDel="00000000" w:rsidR="00000000" w:rsidRPr="00000000">
        <w:rPr>
          <w:u w:val="single"/>
          <w:rtl w:val="0"/>
        </w:rPr>
        <w:t xml:space="preserve">Integration &amp; Deployment</w:t>
      </w:r>
      <w:r w:rsidDel="00000000" w:rsidR="00000000" w:rsidRPr="00000000">
        <w:rPr>
          <w:rtl w:val="0"/>
        </w:rPr>
        <w:br w:type="textWrapping"/>
        <w:t xml:space="preserve">Deploy the solution into Customer’s environment (on-premise or cloud), or provide access via an API or hosted service, as mutually agreed.</w:t>
      </w:r>
    </w:p>
    <w:p w:rsidR="00000000" w:rsidDel="00000000" w:rsidP="00000000" w:rsidRDefault="00000000" w:rsidRPr="00000000" w14:paraId="00000114">
      <w:pPr>
        <w:numPr>
          <w:ilvl w:val="0"/>
          <w:numId w:val="15"/>
        </w:numPr>
        <w:ind w:left="720" w:hanging="360"/>
        <w:rPr/>
      </w:pPr>
      <w:r w:rsidDel="00000000" w:rsidR="00000000" w:rsidRPr="00000000">
        <w:rPr>
          <w:u w:val="single"/>
          <w:rtl w:val="0"/>
        </w:rPr>
        <w:t xml:space="preserve">Testing and UAT Support</w:t>
      </w:r>
      <w:r w:rsidDel="00000000" w:rsidR="00000000" w:rsidRPr="00000000">
        <w:rPr>
          <w:rtl w:val="0"/>
        </w:rPr>
        <w:br w:type="textWrapping"/>
        <w:t xml:space="preserve">Support functional, performance, and user acceptance testing (UAT) and address identified issues.</w:t>
      </w:r>
    </w:p>
    <w:p w:rsidR="00000000" w:rsidDel="00000000" w:rsidP="00000000" w:rsidRDefault="00000000" w:rsidRPr="00000000" w14:paraId="00000115">
      <w:pPr>
        <w:numPr>
          <w:ilvl w:val="0"/>
          <w:numId w:val="15"/>
        </w:numPr>
        <w:ind w:left="720" w:hanging="360"/>
        <w:rPr/>
      </w:pPr>
      <w:r w:rsidDel="00000000" w:rsidR="00000000" w:rsidRPr="00000000">
        <w:rPr>
          <w:u w:val="single"/>
          <w:rtl w:val="0"/>
        </w:rPr>
        <w:t xml:space="preserve">Documentation and Handover</w:t>
      </w:r>
      <w:r w:rsidDel="00000000" w:rsidR="00000000" w:rsidRPr="00000000">
        <w:rPr>
          <w:rtl w:val="0"/>
        </w:rPr>
        <w:br w:type="textWrapping"/>
        <w:t xml:space="preserve">Provide technical documentation, user guides, and transition support to Customer teams.</w:t>
      </w:r>
    </w:p>
    <w:p w:rsidR="00000000" w:rsidDel="00000000" w:rsidP="00000000" w:rsidRDefault="00000000" w:rsidRPr="00000000" w14:paraId="00000116">
      <w:pPr>
        <w:numPr>
          <w:ilvl w:val="0"/>
          <w:numId w:val="15"/>
        </w:numPr>
        <w:ind w:left="720" w:hanging="360"/>
        <w:rPr/>
      </w:pPr>
      <w:r w:rsidDel="00000000" w:rsidR="00000000" w:rsidRPr="00000000">
        <w:rPr>
          <w:u w:val="single"/>
          <w:rtl w:val="0"/>
        </w:rPr>
        <w:t xml:space="preserve">Post-Deployment Support (if applicable)</w:t>
      </w:r>
      <w:r w:rsidDel="00000000" w:rsidR="00000000" w:rsidRPr="00000000">
        <w:rPr>
          <w:rtl w:val="0"/>
        </w:rPr>
        <w:br w:type="textWrapping"/>
        <w:t xml:space="preserve">Provide [insert number] weeks/months of post-deployment support for bug fixes, minor enhancements, and performance tuning.</w:t>
      </w:r>
    </w:p>
    <w:p w:rsidR="00000000" w:rsidDel="00000000" w:rsidP="00000000" w:rsidRDefault="00000000" w:rsidRPr="00000000" w14:paraId="00000117">
      <w:pPr>
        <w:jc w:val="both"/>
        <w:rPr>
          <w:i w:val="1"/>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The following activities are expressly excluded unless separately agreed in writing:</w:t>
      </w:r>
    </w:p>
    <w:p w:rsidR="00000000" w:rsidDel="00000000" w:rsidP="00000000" w:rsidRDefault="00000000" w:rsidRPr="00000000" w14:paraId="00000119">
      <w:pPr>
        <w:numPr>
          <w:ilvl w:val="0"/>
          <w:numId w:val="16"/>
        </w:numPr>
        <w:ind w:left="720" w:hanging="360"/>
        <w:jc w:val="both"/>
        <w:rPr/>
      </w:pPr>
      <w:r w:rsidDel="00000000" w:rsidR="00000000" w:rsidRPr="00000000">
        <w:rPr>
          <w:rtl w:val="0"/>
        </w:rPr>
        <w:t xml:space="preserve">Development of any non-AI components or systems not directly related to the Deliverables.</w:t>
      </w:r>
    </w:p>
    <w:p w:rsidR="00000000" w:rsidDel="00000000" w:rsidP="00000000" w:rsidRDefault="00000000" w:rsidRPr="00000000" w14:paraId="0000011A">
      <w:pPr>
        <w:numPr>
          <w:ilvl w:val="0"/>
          <w:numId w:val="16"/>
        </w:numPr>
        <w:ind w:left="720" w:hanging="360"/>
        <w:jc w:val="both"/>
        <w:rPr/>
      </w:pPr>
      <w:r w:rsidDel="00000000" w:rsidR="00000000" w:rsidRPr="00000000">
        <w:rPr>
          <w:rtl w:val="0"/>
        </w:rPr>
        <w:t xml:space="preserve">Provision of third-party licenses, APIs, or datasets not owned or procured by the Customer.</w:t>
      </w:r>
    </w:p>
    <w:p w:rsidR="00000000" w:rsidDel="00000000" w:rsidP="00000000" w:rsidRDefault="00000000" w:rsidRPr="00000000" w14:paraId="0000011B">
      <w:pPr>
        <w:numPr>
          <w:ilvl w:val="0"/>
          <w:numId w:val="16"/>
        </w:numPr>
        <w:ind w:left="720" w:hanging="360"/>
        <w:jc w:val="both"/>
        <w:rPr/>
      </w:pPr>
      <w:r w:rsidDel="00000000" w:rsidR="00000000" w:rsidRPr="00000000">
        <w:rPr>
          <w:rtl w:val="0"/>
        </w:rPr>
        <w:t xml:space="preserve">Major change requests, additional features, or support beyond the scope and duration defined above.</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b w:val="1"/>
          <w:u w:val="single"/>
        </w:rPr>
      </w:pPr>
      <w:r w:rsidDel="00000000" w:rsidR="00000000" w:rsidRPr="00000000">
        <w:rPr>
          <w:i w:val="1"/>
          <w:rtl w:val="0"/>
        </w:rPr>
        <w:br w:type="textWrapping"/>
      </w:r>
      <w:r w:rsidDel="00000000" w:rsidR="00000000" w:rsidRPr="00000000">
        <w:rPr>
          <w:rtl w:val="0"/>
        </w:rPr>
      </w:r>
    </w:p>
    <w:p w:rsidR="00000000" w:rsidDel="00000000" w:rsidP="00000000" w:rsidRDefault="00000000" w:rsidRPr="00000000" w14:paraId="0000011F">
      <w:pPr>
        <w:jc w:val="both"/>
        <w:rPr>
          <w:i w:val="1"/>
        </w:rPr>
      </w:pPr>
      <w:r w:rsidDel="00000000" w:rsidR="00000000" w:rsidRPr="00000000">
        <w:rPr>
          <w:b w:val="1"/>
          <w:rtl w:val="0"/>
        </w:rPr>
        <w:t xml:space="preserve">Customer Responsibilities:  </w:t>
      </w:r>
      <w:sdt>
        <w:sdtPr>
          <w:id w:val="446364339"/>
          <w:tag w:val="goog_rdk_44"/>
        </w:sdtPr>
        <w:sdtContent>
          <w:commentRangeStart w:id="43"/>
        </w:sdtContent>
      </w:sdt>
      <w:r w:rsidDel="00000000" w:rsidR="00000000" w:rsidRPr="00000000">
        <w:rPr>
          <w:i w:val="1"/>
          <w:rtl w:val="0"/>
        </w:rPr>
        <w:t xml:space="preserve">&lt;&lt;Delete what is not applicable&gt;&gt;</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20">
      <w:pPr>
        <w:jc w:val="both"/>
        <w:rPr>
          <w:i w:val="1"/>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The following responsibilities shall be undertaken by the Customer and are critical for the successful and timely delivery of the Services under this Statement of Work. Failure to fulfill these responsibilities may impact the timelines, deliverables, and overall success of the engagement.</w:t>
      </w:r>
    </w:p>
    <w:p w:rsidR="00000000" w:rsidDel="00000000" w:rsidP="00000000" w:rsidRDefault="00000000" w:rsidRPr="00000000" w14:paraId="00000122">
      <w:pPr>
        <w:jc w:val="both"/>
        <w:rPr>
          <w:b w:val="1"/>
        </w:rPr>
      </w:pPr>
      <w:r w:rsidDel="00000000" w:rsidR="00000000" w:rsidRPr="00000000">
        <w:rPr>
          <w:b w:val="1"/>
          <w:rtl w:val="0"/>
        </w:rPr>
        <w:t xml:space="preserve">1. Data Provision and Access</w:t>
      </w:r>
    </w:p>
    <w:p w:rsidR="00000000" w:rsidDel="00000000" w:rsidP="00000000" w:rsidRDefault="00000000" w:rsidRPr="00000000" w14:paraId="00000123">
      <w:pPr>
        <w:numPr>
          <w:ilvl w:val="0"/>
          <w:numId w:val="10"/>
        </w:numPr>
        <w:ind w:left="720" w:hanging="360"/>
        <w:jc w:val="both"/>
        <w:rPr/>
      </w:pPr>
      <w:r w:rsidDel="00000000" w:rsidR="00000000" w:rsidRPr="00000000">
        <w:rPr>
          <w:rtl w:val="0"/>
        </w:rPr>
        <w:t xml:space="preserve">Provide timely access to all relevant </w:t>
      </w:r>
      <w:r w:rsidDel="00000000" w:rsidR="00000000" w:rsidRPr="00000000">
        <w:rPr>
          <w:b w:val="1"/>
          <w:rtl w:val="0"/>
        </w:rPr>
        <w:t xml:space="preserve">Customer Data</w:t>
      </w:r>
      <w:r w:rsidDel="00000000" w:rsidR="00000000" w:rsidRPr="00000000">
        <w:rPr>
          <w:rtl w:val="0"/>
        </w:rPr>
        <w:t xml:space="preserve">, including structured, unstructured, and historical datasets required for training, validation, and testing of AI models.</w:t>
      </w:r>
    </w:p>
    <w:p w:rsidR="00000000" w:rsidDel="00000000" w:rsidP="00000000" w:rsidRDefault="00000000" w:rsidRPr="00000000" w14:paraId="00000124">
      <w:pPr>
        <w:numPr>
          <w:ilvl w:val="0"/>
          <w:numId w:val="10"/>
        </w:numPr>
        <w:ind w:left="720" w:hanging="360"/>
        <w:jc w:val="both"/>
        <w:rPr/>
      </w:pPr>
      <w:r w:rsidDel="00000000" w:rsidR="00000000" w:rsidRPr="00000000">
        <w:rPr>
          <w:rtl w:val="0"/>
        </w:rPr>
        <w:t xml:space="preserve">Supply accurate and up-to-date </w:t>
      </w:r>
      <w:r w:rsidDel="00000000" w:rsidR="00000000" w:rsidRPr="00000000">
        <w:rPr>
          <w:b w:val="1"/>
          <w:rtl w:val="0"/>
        </w:rPr>
        <w:t xml:space="preserve">data dictionaries</w:t>
      </w:r>
      <w:r w:rsidDel="00000000" w:rsidR="00000000" w:rsidRPr="00000000">
        <w:rPr>
          <w:rtl w:val="0"/>
        </w:rPr>
        <w:t xml:space="preserve">, </w:t>
      </w:r>
      <w:r w:rsidDel="00000000" w:rsidR="00000000" w:rsidRPr="00000000">
        <w:rPr>
          <w:b w:val="1"/>
          <w:rtl w:val="0"/>
        </w:rPr>
        <w:t xml:space="preserve">schemas</w:t>
      </w:r>
      <w:r w:rsidDel="00000000" w:rsidR="00000000" w:rsidRPr="00000000">
        <w:rPr>
          <w:rtl w:val="0"/>
        </w:rPr>
        <w:t xml:space="preserve">, and </w:t>
      </w:r>
      <w:r w:rsidDel="00000000" w:rsidR="00000000" w:rsidRPr="00000000">
        <w:rPr>
          <w:b w:val="1"/>
          <w:rtl w:val="0"/>
        </w:rPr>
        <w:t xml:space="preserve">metadata</w:t>
      </w:r>
      <w:r w:rsidDel="00000000" w:rsidR="00000000" w:rsidRPr="00000000">
        <w:rPr>
          <w:rtl w:val="0"/>
        </w:rPr>
        <w:t xml:space="preserve"> to aid understanding and interpretation of datasets.</w:t>
      </w:r>
    </w:p>
    <w:p w:rsidR="00000000" w:rsidDel="00000000" w:rsidP="00000000" w:rsidRDefault="00000000" w:rsidRPr="00000000" w14:paraId="00000125">
      <w:pPr>
        <w:numPr>
          <w:ilvl w:val="0"/>
          <w:numId w:val="10"/>
        </w:numPr>
        <w:ind w:left="720" w:hanging="360"/>
        <w:jc w:val="both"/>
        <w:rPr/>
      </w:pPr>
      <w:r w:rsidDel="00000000" w:rsidR="00000000" w:rsidRPr="00000000">
        <w:rPr>
          <w:rtl w:val="0"/>
        </w:rPr>
        <w:t xml:space="preserve">Ensure that all data shared with the Company complies with applicable data protection and privacy laws, and that appropriate consents, licenses, and authorizations have been obtained.</w:t>
      </w:r>
    </w:p>
    <w:p w:rsidR="00000000" w:rsidDel="00000000" w:rsidP="00000000" w:rsidRDefault="00000000" w:rsidRPr="00000000" w14:paraId="00000126">
      <w:pPr>
        <w:jc w:val="both"/>
        <w:rPr>
          <w:b w:val="1"/>
        </w:rPr>
      </w:pPr>
      <w:r w:rsidDel="00000000" w:rsidR="00000000" w:rsidRPr="00000000">
        <w:rPr>
          <w:b w:val="1"/>
          <w:rtl w:val="0"/>
        </w:rPr>
        <w:t xml:space="preserve">2. Subject Matter Expertise</w:t>
      </w:r>
    </w:p>
    <w:p w:rsidR="00000000" w:rsidDel="00000000" w:rsidP="00000000" w:rsidRDefault="00000000" w:rsidRPr="00000000" w14:paraId="00000127">
      <w:pPr>
        <w:numPr>
          <w:ilvl w:val="0"/>
          <w:numId w:val="11"/>
        </w:numPr>
        <w:ind w:left="720" w:hanging="360"/>
        <w:jc w:val="both"/>
        <w:rPr/>
      </w:pPr>
      <w:r w:rsidDel="00000000" w:rsidR="00000000" w:rsidRPr="00000000">
        <w:rPr>
          <w:rtl w:val="0"/>
        </w:rPr>
        <w:t xml:space="preserve">Allocate qualified personnel (including business and technical subject matter experts) to participate in requirements gathering, model validation, and review sessions.</w:t>
      </w:r>
    </w:p>
    <w:p w:rsidR="00000000" w:rsidDel="00000000" w:rsidP="00000000" w:rsidRDefault="00000000" w:rsidRPr="00000000" w14:paraId="00000128">
      <w:pPr>
        <w:numPr>
          <w:ilvl w:val="0"/>
          <w:numId w:val="11"/>
        </w:numPr>
        <w:ind w:left="720" w:hanging="360"/>
        <w:jc w:val="both"/>
        <w:rPr/>
      </w:pPr>
      <w:r w:rsidDel="00000000" w:rsidR="00000000" w:rsidRPr="00000000">
        <w:rPr>
          <w:rtl w:val="0"/>
        </w:rPr>
        <w:t xml:space="preserve">Make resources available to provide domain-specific knowledge and validate model outputs or prototypes, where applicable.</w:t>
      </w:r>
    </w:p>
    <w:p w:rsidR="00000000" w:rsidDel="00000000" w:rsidP="00000000" w:rsidRDefault="00000000" w:rsidRPr="00000000" w14:paraId="00000129">
      <w:pPr>
        <w:jc w:val="both"/>
        <w:rPr>
          <w:b w:val="1"/>
        </w:rPr>
      </w:pPr>
      <w:r w:rsidDel="00000000" w:rsidR="00000000" w:rsidRPr="00000000">
        <w:rPr>
          <w:b w:val="1"/>
          <w:rtl w:val="0"/>
        </w:rPr>
        <w:t xml:space="preserve">3. Infrastructure and Tools</w:t>
      </w:r>
    </w:p>
    <w:p w:rsidR="00000000" w:rsidDel="00000000" w:rsidP="00000000" w:rsidRDefault="00000000" w:rsidRPr="00000000" w14:paraId="0000012A">
      <w:pPr>
        <w:numPr>
          <w:ilvl w:val="0"/>
          <w:numId w:val="12"/>
        </w:numPr>
        <w:ind w:left="720" w:hanging="360"/>
        <w:jc w:val="both"/>
        <w:rPr/>
      </w:pPr>
      <w:r w:rsidDel="00000000" w:rsidR="00000000" w:rsidRPr="00000000">
        <w:rPr>
          <w:rtl w:val="0"/>
        </w:rPr>
        <w:t xml:space="preserve">Provide access to Customer’s development, test, or production environments (where required) or facilitate secure integration mechanisms (e.g., APIs or cloud credentials).</w:t>
      </w:r>
    </w:p>
    <w:p w:rsidR="00000000" w:rsidDel="00000000" w:rsidP="00000000" w:rsidRDefault="00000000" w:rsidRPr="00000000" w14:paraId="0000012B">
      <w:pPr>
        <w:numPr>
          <w:ilvl w:val="0"/>
          <w:numId w:val="12"/>
        </w:numPr>
        <w:ind w:left="720" w:hanging="360"/>
        <w:jc w:val="both"/>
        <w:rPr/>
      </w:pPr>
      <w:r w:rsidDel="00000000" w:rsidR="00000000" w:rsidRPr="00000000">
        <w:rPr>
          <w:rtl w:val="0"/>
        </w:rPr>
        <w:t xml:space="preserve">Support the installation of necessary software tools, data connectors, or SDKs, if required on Customer infrastructure.</w:t>
      </w:r>
    </w:p>
    <w:p w:rsidR="00000000" w:rsidDel="00000000" w:rsidP="00000000" w:rsidRDefault="00000000" w:rsidRPr="00000000" w14:paraId="0000012C">
      <w:pPr>
        <w:jc w:val="both"/>
        <w:rPr>
          <w:b w:val="1"/>
        </w:rPr>
      </w:pPr>
      <w:r w:rsidDel="00000000" w:rsidR="00000000" w:rsidRPr="00000000">
        <w:rPr>
          <w:b w:val="1"/>
          <w:rtl w:val="0"/>
        </w:rPr>
        <w:t xml:space="preserve">4. Use Case Validation and Prioritization</w:t>
      </w:r>
    </w:p>
    <w:p w:rsidR="00000000" w:rsidDel="00000000" w:rsidP="00000000" w:rsidRDefault="00000000" w:rsidRPr="00000000" w14:paraId="0000012D">
      <w:pPr>
        <w:numPr>
          <w:ilvl w:val="0"/>
          <w:numId w:val="13"/>
        </w:numPr>
        <w:ind w:left="720" w:hanging="360"/>
        <w:jc w:val="both"/>
        <w:rPr/>
      </w:pPr>
      <w:r w:rsidDel="00000000" w:rsidR="00000000" w:rsidRPr="00000000">
        <w:rPr>
          <w:rtl w:val="0"/>
        </w:rPr>
        <w:t xml:space="preserve">Collaborate with the Company to identify, prioritize, and finalize business use cases for AI/ML solution development.</w:t>
      </w:r>
    </w:p>
    <w:p w:rsidR="00000000" w:rsidDel="00000000" w:rsidP="00000000" w:rsidRDefault="00000000" w:rsidRPr="00000000" w14:paraId="0000012E">
      <w:pPr>
        <w:numPr>
          <w:ilvl w:val="0"/>
          <w:numId w:val="13"/>
        </w:numPr>
        <w:ind w:left="720" w:hanging="360"/>
        <w:jc w:val="both"/>
        <w:rPr/>
      </w:pPr>
      <w:r w:rsidDel="00000000" w:rsidR="00000000" w:rsidRPr="00000000">
        <w:rPr>
          <w:rtl w:val="0"/>
        </w:rPr>
        <w:t xml:space="preserve">Validate the assumptions, rules, and thresholds used in AI models, where applicable.</w:t>
      </w:r>
    </w:p>
    <w:p w:rsidR="00000000" w:rsidDel="00000000" w:rsidP="00000000" w:rsidRDefault="00000000" w:rsidRPr="00000000" w14:paraId="0000012F">
      <w:pPr>
        <w:jc w:val="both"/>
        <w:rPr>
          <w:b w:val="1"/>
        </w:rPr>
      </w:pPr>
      <w:r w:rsidDel="00000000" w:rsidR="00000000" w:rsidRPr="00000000">
        <w:rPr>
          <w:b w:val="1"/>
          <w:rtl w:val="0"/>
        </w:rPr>
        <w:t xml:space="preserve">5. Feedback and Iteration</w:t>
      </w:r>
    </w:p>
    <w:p w:rsidR="00000000" w:rsidDel="00000000" w:rsidP="00000000" w:rsidRDefault="00000000" w:rsidRPr="00000000" w14:paraId="00000130">
      <w:pPr>
        <w:numPr>
          <w:ilvl w:val="0"/>
          <w:numId w:val="14"/>
        </w:numPr>
        <w:ind w:left="720" w:hanging="360"/>
        <w:jc w:val="both"/>
        <w:rPr/>
      </w:pPr>
      <w:r w:rsidDel="00000000" w:rsidR="00000000" w:rsidRPr="00000000">
        <w:rPr>
          <w:rtl w:val="0"/>
        </w:rPr>
        <w:t xml:space="preserve">Participate in feedback loops for model tuning, refinement, and improvement.</w:t>
      </w:r>
    </w:p>
    <w:p w:rsidR="00000000" w:rsidDel="00000000" w:rsidP="00000000" w:rsidRDefault="00000000" w:rsidRPr="00000000" w14:paraId="00000131">
      <w:pPr>
        <w:numPr>
          <w:ilvl w:val="0"/>
          <w:numId w:val="14"/>
        </w:numPr>
        <w:ind w:left="720" w:hanging="360"/>
        <w:jc w:val="both"/>
        <w:rPr/>
      </w:pPr>
      <w:r w:rsidDel="00000000" w:rsidR="00000000" w:rsidRPr="00000000">
        <w:rPr>
          <w:rtl w:val="0"/>
        </w:rPr>
        <w:t xml:space="preserve">Report anomalies or model behavior concerns that may impact performance or compliance.</w:t>
      </w:r>
    </w:p>
    <w:p w:rsidR="00000000" w:rsidDel="00000000" w:rsidP="00000000" w:rsidRDefault="00000000" w:rsidRPr="00000000" w14:paraId="00000132">
      <w:pPr>
        <w:numPr>
          <w:ilvl w:val="0"/>
          <w:numId w:val="14"/>
        </w:numPr>
        <w:ind w:left="720" w:hanging="360"/>
        <w:jc w:val="both"/>
        <w:rPr/>
      </w:pPr>
      <w:r w:rsidDel="00000000" w:rsidR="00000000" w:rsidRPr="00000000">
        <w:rPr>
          <w:rtl w:val="0"/>
        </w:rPr>
        <w:t xml:space="preserve">Notify the Company of any changes to applicable policies or regulatory requirements that may affect the scope or execution of the Services.</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b w:val="1"/>
          <w:u w:val="single"/>
        </w:rPr>
      </w:pPr>
      <w:r w:rsidDel="00000000" w:rsidR="00000000" w:rsidRPr="00000000">
        <w:rPr>
          <w:rtl w:val="0"/>
        </w:rPr>
      </w:r>
    </w:p>
    <w:p w:rsidR="00000000" w:rsidDel="00000000" w:rsidP="00000000" w:rsidRDefault="00000000" w:rsidRPr="00000000" w14:paraId="00000137">
      <w:pPr>
        <w:jc w:val="both"/>
        <w:rPr>
          <w:b w:val="1"/>
        </w:rPr>
      </w:pPr>
      <w:r w:rsidDel="00000000" w:rsidR="00000000" w:rsidRPr="00000000">
        <w:rPr>
          <w:b w:val="1"/>
          <w:rtl w:val="0"/>
        </w:rPr>
        <w:t xml:space="preserve">Usage and Credits</w:t>
      </w:r>
    </w:p>
    <w:p w:rsidR="00000000" w:rsidDel="00000000" w:rsidP="00000000" w:rsidRDefault="00000000" w:rsidRPr="00000000" w14:paraId="00000138">
      <w:pPr>
        <w:jc w:val="both"/>
        <w:rPr>
          <w:b w:val="1"/>
          <w:u w:val="single"/>
        </w:rPr>
      </w:pPr>
      <w:r w:rsidDel="00000000" w:rsidR="00000000" w:rsidRPr="00000000">
        <w:rPr>
          <w:rtl w:val="0"/>
        </w:rPr>
      </w:r>
    </w:p>
    <w:p w:rsidR="00000000" w:rsidDel="00000000" w:rsidP="00000000" w:rsidRDefault="00000000" w:rsidRPr="00000000" w14:paraId="00000139">
      <w:pPr>
        <w:jc w:val="both"/>
        <w:rPr>
          <w:i w:val="1"/>
        </w:rPr>
      </w:pPr>
      <w:r w:rsidDel="00000000" w:rsidR="00000000" w:rsidRPr="00000000">
        <w:rPr>
          <w:b w:val="1"/>
          <w:rtl w:val="0"/>
        </w:rPr>
        <w:t xml:space="preserve">Fees; Pricing: </w:t>
      </w:r>
      <w:r w:rsidDel="00000000" w:rsidR="00000000" w:rsidRPr="00000000">
        <w:rPr>
          <w:rtl w:val="0"/>
        </w:rPr>
      </w:r>
    </w:p>
    <w:p w:rsidR="00000000" w:rsidDel="00000000" w:rsidP="00000000" w:rsidRDefault="00000000" w:rsidRPr="00000000" w14:paraId="0000013A">
      <w:pPr>
        <w:jc w:val="both"/>
        <w:rPr>
          <w:b w:val="1"/>
          <w:u w:val="single"/>
        </w:rPr>
      </w:pPr>
      <w:r w:rsidDel="00000000" w:rsidR="00000000" w:rsidRPr="00000000">
        <w:rPr>
          <w:rtl w:val="0"/>
        </w:rPr>
      </w:r>
    </w:p>
    <w:p w:rsidR="00000000" w:rsidDel="00000000" w:rsidP="00000000" w:rsidRDefault="00000000" w:rsidRPr="00000000" w14:paraId="0000013B">
      <w:pPr>
        <w:jc w:val="both"/>
        <w:rPr>
          <w:b w:val="1"/>
          <w:u w:val="single"/>
        </w:rPr>
      </w:pPr>
      <w:r w:rsidDel="00000000" w:rsidR="00000000" w:rsidRPr="00000000">
        <w:rPr>
          <w:rtl w:val="0"/>
        </w:rPr>
      </w:r>
    </w:p>
    <w:p w:rsidR="00000000" w:rsidDel="00000000" w:rsidP="00000000" w:rsidRDefault="00000000" w:rsidRPr="00000000" w14:paraId="0000013C">
      <w:pPr>
        <w:jc w:val="both"/>
        <w:rPr>
          <w:b w:val="1"/>
        </w:rPr>
      </w:pPr>
      <w:r w:rsidDel="00000000" w:rsidR="00000000" w:rsidRPr="00000000">
        <w:rPr>
          <w:b w:val="1"/>
          <w:rtl w:val="0"/>
        </w:rPr>
        <w:t xml:space="preserve">Subscription Details</w:t>
      </w:r>
    </w:p>
    <w:p w:rsidR="00000000" w:rsidDel="00000000" w:rsidP="00000000" w:rsidRDefault="00000000" w:rsidRPr="00000000" w14:paraId="0000013D">
      <w:pPr>
        <w:jc w:val="both"/>
        <w:rPr>
          <w:b w:val="1"/>
        </w:rPr>
      </w:pPr>
      <w:r w:rsidDel="00000000" w:rsidR="00000000" w:rsidRPr="00000000">
        <w:rPr>
          <w:rtl w:val="0"/>
        </w:rPr>
      </w:r>
    </w:p>
    <w:p w:rsidR="00000000" w:rsidDel="00000000" w:rsidP="00000000" w:rsidRDefault="00000000" w:rsidRPr="00000000" w14:paraId="0000013E">
      <w:pPr>
        <w:jc w:val="both"/>
        <w:rPr>
          <w:b w:val="1"/>
        </w:rPr>
      </w:pPr>
      <w:r w:rsidDel="00000000" w:rsidR="00000000" w:rsidRPr="00000000">
        <w:rPr>
          <w:b w:val="1"/>
          <w:rtl w:val="0"/>
        </w:rPr>
        <w:t xml:space="preserve">Effective Date</w:t>
      </w:r>
    </w:p>
    <w:p w:rsidR="00000000" w:rsidDel="00000000" w:rsidP="00000000" w:rsidRDefault="00000000" w:rsidRPr="00000000" w14:paraId="0000013F">
      <w:pPr>
        <w:jc w:val="both"/>
        <w:rPr>
          <w:b w:val="1"/>
        </w:rPr>
      </w:pPr>
      <w:r w:rsidDel="00000000" w:rsidR="00000000" w:rsidRPr="00000000">
        <w:rPr>
          <w:rtl w:val="0"/>
        </w:rPr>
      </w:r>
    </w:p>
    <w:p w:rsidR="00000000" w:rsidDel="00000000" w:rsidP="00000000" w:rsidRDefault="00000000" w:rsidRPr="00000000" w14:paraId="00000140">
      <w:pPr>
        <w:jc w:val="both"/>
        <w:rPr>
          <w:b w:val="1"/>
        </w:rPr>
      </w:pPr>
      <w:r w:rsidDel="00000000" w:rsidR="00000000" w:rsidRPr="00000000">
        <w:rPr>
          <w:b w:val="1"/>
          <w:rtl w:val="0"/>
        </w:rPr>
        <w:t xml:space="preserve">Data Deployment.</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b w:val="1"/>
          <w:rtl w:val="0"/>
        </w:rPr>
        <w:t xml:space="preserve">Term and Termination:</w:t>
      </w:r>
      <w:r w:rsidDel="00000000" w:rsidR="00000000" w:rsidRPr="00000000">
        <w:rPr>
          <w:rtl w:val="0"/>
        </w:rPr>
        <w:t xml:space="preserve">  The term of this SOW shall commence as of the SOW Effective Date and shall be valid for a period of ___  . This SOW is non-cancellable and Non-refundable except for reasons provided in this section.</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tabs>
          <w:tab w:val="left" w:leader="none" w:pos="810"/>
        </w:tabs>
        <w:jc w:val="both"/>
        <w:rPr/>
      </w:pPr>
      <w:r w:rsidDel="00000000" w:rsidR="00000000" w:rsidRPr="00000000">
        <w:rPr>
          <w:rtl w:val="0"/>
        </w:rPr>
        <w:t xml:space="preserve">Company may terminate this Statement of Work upon 30 days’ prior written notice to the Customer, if continuing performance of a Statement of Work becomes commercially impracticable, technically infeasible, or financially unviable, due to circumstances not reasonably foreseeable at the time of execution. Such circumstances may include, without limitation, substantial changes in law or regulation, material changes in the costs of infrastructure or third-party dependencies, critical technology limitations, or sustained lack of business viability. In such event, the Company shall provide a written explanation of the basis for termination. </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b w:val="1"/>
        </w:rPr>
      </w:pPr>
      <w:r w:rsidDel="00000000" w:rsidR="00000000" w:rsidRPr="00000000">
        <w:rPr>
          <w:b w:val="1"/>
          <w:rtl w:val="0"/>
        </w:rPr>
        <w:t xml:space="preserve">Any Special Terms </w:t>
      </w:r>
      <w:sdt>
        <w:sdtPr>
          <w:id w:val="1136079905"/>
          <w:tag w:val="goog_rdk_45"/>
        </w:sdtPr>
        <w:sdtContent>
          <w:commentRangeStart w:id="44"/>
        </w:sdtContent>
      </w:sdt>
      <w:sdt>
        <w:sdtPr>
          <w:id w:val="-2115522884"/>
          <w:tag w:val="goog_rdk_46"/>
        </w:sdtPr>
        <w:sdtContent>
          <w:commentRangeStart w:id="45"/>
        </w:sdtContent>
      </w:sdt>
      <w:sdt>
        <w:sdtPr>
          <w:id w:val="99606608"/>
          <w:tag w:val="goog_rdk_47"/>
        </w:sdtPr>
        <w:sdtContent>
          <w:commentRangeStart w:id="46"/>
        </w:sdtContent>
      </w:sdt>
      <w:sdt>
        <w:sdtPr>
          <w:id w:val="-1639073148"/>
          <w:tag w:val="goog_rdk_48"/>
        </w:sdtPr>
        <w:sdtContent>
          <w:commentRangeStart w:id="47"/>
        </w:sdtContent>
      </w:sdt>
      <w:r w:rsidDel="00000000" w:rsidR="00000000" w:rsidRPr="00000000">
        <w:rPr>
          <w:b w:val="1"/>
          <w:rtl w:val="0"/>
        </w:rPr>
        <w:t xml:space="preserve">or</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b w:val="1"/>
          <w:rtl w:val="0"/>
        </w:rPr>
        <w:t xml:space="preserve"> Add on</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 WITNESS WHEREOF, the undersigned have executed this SOW as of the date set forth below:</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b w:val="1"/>
        </w:rPr>
      </w:pPr>
      <w:r w:rsidDel="00000000" w:rsidR="00000000" w:rsidRPr="00000000">
        <w:rPr>
          <w:b w:val="1"/>
          <w:rtl w:val="0"/>
        </w:rPr>
        <w:t xml:space="preserve">&lt;&lt;CUSTOMER&gt;&gt;</w:t>
        <w:tab/>
        <w:tab/>
        <w:tab/>
        <w:tab/>
        <w:tab/>
        <w:t xml:space="preserve">NURIX</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By :</w:t>
        <w:tab/>
        <w:t xml:space="preserve">_______________________</w:t>
        <w:tab/>
        <w:tab/>
        <w:tab/>
        <w:t xml:space="preserve">By :</w:t>
        <w:tab/>
        <w:t xml:space="preserve">_______________________</w:t>
      </w:r>
    </w:p>
    <w:p w:rsidR="00000000" w:rsidDel="00000000" w:rsidP="00000000" w:rsidRDefault="00000000" w:rsidRPr="00000000" w14:paraId="0000014D">
      <w:pPr>
        <w:jc w:val="both"/>
        <w:rPr/>
      </w:pPr>
      <w:r w:rsidDel="00000000" w:rsidR="00000000" w:rsidRPr="00000000">
        <w:rPr>
          <w:rtl w:val="0"/>
        </w:rPr>
        <w:t xml:space="preserve">Name:</w:t>
        <w:tab/>
        <w:t xml:space="preserve">_______________________</w:t>
        <w:tab/>
        <w:tab/>
        <w:tab/>
        <w:t xml:space="preserve">Name:</w:t>
        <w:tab/>
        <w:t xml:space="preserve">_______________________</w:t>
      </w:r>
    </w:p>
    <w:p w:rsidR="00000000" w:rsidDel="00000000" w:rsidP="00000000" w:rsidRDefault="00000000" w:rsidRPr="00000000" w14:paraId="0000014E">
      <w:pPr>
        <w:jc w:val="both"/>
        <w:rPr/>
      </w:pPr>
      <w:r w:rsidDel="00000000" w:rsidR="00000000" w:rsidRPr="00000000">
        <w:rPr>
          <w:rtl w:val="0"/>
        </w:rPr>
        <w:t xml:space="preserve">Title:</w:t>
        <w:tab/>
        <w:t xml:space="preserve">_______________________</w:t>
        <w:tab/>
        <w:tab/>
        <w:tab/>
        <w:t xml:space="preserve">Title:</w:t>
        <w:tab/>
        <w:t xml:space="preserve">_______________________</w:t>
      </w:r>
    </w:p>
    <w:p w:rsidR="00000000" w:rsidDel="00000000" w:rsidP="00000000" w:rsidRDefault="00000000" w:rsidRPr="00000000" w14:paraId="0000014F">
      <w:pPr>
        <w:jc w:val="both"/>
        <w:rPr/>
      </w:pPr>
      <w:r w:rsidDel="00000000" w:rsidR="00000000" w:rsidRPr="00000000">
        <w:rPr>
          <w:rtl w:val="0"/>
        </w:rPr>
        <w:t xml:space="preserve">Date :</w:t>
        <w:tab/>
        <w:t xml:space="preserve">_______________________</w:t>
        <w:tab/>
        <w:tab/>
        <w:tab/>
        <w:t xml:space="preserve">Date :</w:t>
        <w:tab/>
        <w:t xml:space="preserve">_______________________</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b w:val="1"/>
        </w:rPr>
      </w:pPr>
      <w:r w:rsidDel="00000000" w:rsidR="00000000" w:rsidRPr="00000000">
        <w:rPr>
          <w:rtl w:val="0"/>
        </w:rPr>
      </w:r>
    </w:p>
    <w:p w:rsidR="00000000" w:rsidDel="00000000" w:rsidP="00000000" w:rsidRDefault="00000000" w:rsidRPr="00000000" w14:paraId="00000152">
      <w:pPr>
        <w:jc w:val="both"/>
        <w:rPr>
          <w:b w:val="1"/>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ind w:left="0" w:firstLine="0"/>
        <w:jc w:val="both"/>
        <w:rPr/>
      </w:pPr>
      <w:r w:rsidDel="00000000" w:rsidR="00000000" w:rsidRPr="00000000">
        <w:rPr>
          <w:rtl w:val="0"/>
        </w:rPr>
      </w:r>
    </w:p>
    <w:p w:rsidR="00000000" w:rsidDel="00000000" w:rsidP="00000000" w:rsidRDefault="00000000" w:rsidRPr="00000000" w14:paraId="00000156">
      <w:pPr>
        <w:ind w:left="709" w:firstLine="0"/>
        <w:jc w:val="both"/>
        <w:rPr/>
      </w:pPr>
      <w:r w:rsidDel="00000000" w:rsidR="00000000" w:rsidRPr="00000000">
        <w:rPr>
          <w:rtl w:val="0"/>
        </w:rPr>
      </w:r>
    </w:p>
    <w:p w:rsidR="00000000" w:rsidDel="00000000" w:rsidP="00000000" w:rsidRDefault="00000000" w:rsidRPr="00000000" w14:paraId="00000157">
      <w:pPr>
        <w:ind w:left="0" w:firstLine="0"/>
        <w:jc w:val="both"/>
        <w:rPr/>
      </w:pPr>
      <w:r w:rsidDel="00000000" w:rsidR="00000000" w:rsidRPr="00000000">
        <w:rPr>
          <w:rtl w:val="0"/>
        </w:rPr>
      </w:r>
    </w:p>
    <w:p w:rsidR="00000000" w:rsidDel="00000000" w:rsidP="00000000" w:rsidRDefault="00000000" w:rsidRPr="00000000" w14:paraId="00000158">
      <w:pPr>
        <w:ind w:left="0" w:firstLine="0"/>
        <w:jc w:val="both"/>
        <w:rPr/>
      </w:pPr>
      <w:r w:rsidDel="00000000" w:rsidR="00000000" w:rsidRPr="00000000">
        <w:rPr>
          <w:rtl w:val="0"/>
        </w:rPr>
      </w:r>
    </w:p>
    <w:p w:rsidR="00000000" w:rsidDel="00000000" w:rsidP="00000000" w:rsidRDefault="00000000" w:rsidRPr="00000000" w14:paraId="00000159">
      <w:pPr>
        <w:ind w:left="0" w:firstLine="0"/>
        <w:jc w:val="both"/>
        <w:rPr/>
      </w:pPr>
      <w:r w:rsidDel="00000000" w:rsidR="00000000" w:rsidRPr="00000000">
        <w:rPr>
          <w:rtl w:val="0"/>
        </w:rPr>
      </w:r>
    </w:p>
    <w:p w:rsidR="00000000" w:rsidDel="00000000" w:rsidP="00000000" w:rsidRDefault="00000000" w:rsidRPr="00000000" w14:paraId="0000015A">
      <w:pPr>
        <w:ind w:left="0" w:firstLine="0"/>
        <w:jc w:val="both"/>
        <w:rPr/>
      </w:pPr>
      <w:r w:rsidDel="00000000" w:rsidR="00000000" w:rsidRPr="00000000">
        <w:rPr>
          <w:rtl w:val="0"/>
        </w:rPr>
      </w:r>
    </w:p>
    <w:p w:rsidR="00000000" w:rsidDel="00000000" w:rsidP="00000000" w:rsidRDefault="00000000" w:rsidRPr="00000000" w14:paraId="0000015B">
      <w:pPr>
        <w:ind w:left="0" w:firstLine="0"/>
        <w:jc w:val="both"/>
        <w:rPr/>
      </w:pPr>
      <w:r w:rsidDel="00000000" w:rsidR="00000000" w:rsidRPr="00000000">
        <w:rPr>
          <w:rtl w:val="0"/>
        </w:rPr>
      </w:r>
    </w:p>
    <w:p w:rsidR="00000000" w:rsidDel="00000000" w:rsidP="00000000" w:rsidRDefault="00000000" w:rsidRPr="00000000" w14:paraId="0000015C">
      <w:pPr>
        <w:ind w:left="0" w:firstLine="0"/>
        <w:jc w:val="both"/>
        <w:rPr/>
      </w:pPr>
      <w:r w:rsidDel="00000000" w:rsidR="00000000" w:rsidRPr="00000000">
        <w:rPr>
          <w:rtl w:val="0"/>
        </w:rPr>
      </w:r>
    </w:p>
    <w:p w:rsidR="00000000" w:rsidDel="00000000" w:rsidP="00000000" w:rsidRDefault="00000000" w:rsidRPr="00000000" w14:paraId="0000015D">
      <w:pPr>
        <w:ind w:left="0" w:firstLine="0"/>
        <w:jc w:val="both"/>
        <w:rPr/>
      </w:pPr>
      <w:r w:rsidDel="00000000" w:rsidR="00000000" w:rsidRPr="00000000">
        <w:rPr>
          <w:rtl w:val="0"/>
        </w:rPr>
      </w:r>
    </w:p>
    <w:p w:rsidR="00000000" w:rsidDel="00000000" w:rsidP="00000000" w:rsidRDefault="00000000" w:rsidRPr="00000000" w14:paraId="0000015E">
      <w:pPr>
        <w:ind w:left="0" w:firstLine="0"/>
        <w:jc w:val="both"/>
        <w:rPr/>
      </w:pPr>
      <w:r w:rsidDel="00000000" w:rsidR="00000000" w:rsidRPr="00000000">
        <w:rPr>
          <w:rtl w:val="0"/>
        </w:rPr>
      </w:r>
    </w:p>
    <w:p w:rsidR="00000000" w:rsidDel="00000000" w:rsidP="00000000" w:rsidRDefault="00000000" w:rsidRPr="00000000" w14:paraId="0000015F">
      <w:pPr>
        <w:ind w:left="0" w:firstLine="0"/>
        <w:jc w:val="both"/>
        <w:rPr/>
      </w:pPr>
      <w:r w:rsidDel="00000000" w:rsidR="00000000" w:rsidRPr="00000000">
        <w:rPr>
          <w:rtl w:val="0"/>
        </w:rPr>
      </w:r>
    </w:p>
    <w:p w:rsidR="00000000" w:rsidDel="00000000" w:rsidP="00000000" w:rsidRDefault="00000000" w:rsidRPr="00000000" w14:paraId="00000160">
      <w:pPr>
        <w:ind w:left="0" w:firstLine="0"/>
        <w:jc w:val="both"/>
        <w:rPr/>
      </w:pPr>
      <w:r w:rsidDel="00000000" w:rsidR="00000000" w:rsidRPr="00000000">
        <w:rPr>
          <w:rtl w:val="0"/>
        </w:rPr>
      </w:r>
    </w:p>
    <w:p w:rsidR="00000000" w:rsidDel="00000000" w:rsidP="00000000" w:rsidRDefault="00000000" w:rsidRPr="00000000" w14:paraId="00000161">
      <w:pPr>
        <w:ind w:left="0" w:firstLine="0"/>
        <w:jc w:val="both"/>
        <w:rPr/>
      </w:pPr>
      <w:r w:rsidDel="00000000" w:rsidR="00000000" w:rsidRPr="00000000">
        <w:rPr>
          <w:rtl w:val="0"/>
        </w:rPr>
      </w:r>
    </w:p>
    <w:p w:rsidR="00000000" w:rsidDel="00000000" w:rsidP="00000000" w:rsidRDefault="00000000" w:rsidRPr="00000000" w14:paraId="00000162">
      <w:pPr>
        <w:ind w:left="0" w:firstLine="0"/>
        <w:jc w:val="both"/>
        <w:rPr/>
      </w:pPr>
      <w:r w:rsidDel="00000000" w:rsidR="00000000" w:rsidRPr="00000000">
        <w:rPr>
          <w:rtl w:val="0"/>
        </w:rPr>
      </w:r>
    </w:p>
    <w:p w:rsidR="00000000" w:rsidDel="00000000" w:rsidP="00000000" w:rsidRDefault="00000000" w:rsidRPr="00000000" w14:paraId="00000163">
      <w:pPr>
        <w:ind w:left="0" w:firstLine="0"/>
        <w:jc w:val="both"/>
        <w:rPr/>
      </w:pPr>
      <w:r w:rsidDel="00000000" w:rsidR="00000000" w:rsidRPr="00000000">
        <w:rPr>
          <w:rtl w:val="0"/>
        </w:rPr>
      </w:r>
    </w:p>
    <w:p w:rsidR="00000000" w:rsidDel="00000000" w:rsidP="00000000" w:rsidRDefault="00000000" w:rsidRPr="00000000" w14:paraId="00000164">
      <w:pPr>
        <w:ind w:left="0" w:firstLine="0"/>
        <w:jc w:val="both"/>
        <w:rPr/>
      </w:pPr>
      <w:r w:rsidDel="00000000" w:rsidR="00000000" w:rsidRPr="00000000">
        <w:rPr>
          <w:rtl w:val="0"/>
        </w:rPr>
      </w:r>
    </w:p>
    <w:p w:rsidR="00000000" w:rsidDel="00000000" w:rsidP="00000000" w:rsidRDefault="00000000" w:rsidRPr="00000000" w14:paraId="00000165">
      <w:pPr>
        <w:ind w:left="0" w:firstLine="0"/>
        <w:jc w:val="both"/>
        <w:rPr/>
      </w:pPr>
      <w:r w:rsidDel="00000000" w:rsidR="00000000" w:rsidRPr="00000000">
        <w:rPr>
          <w:rtl w:val="0"/>
        </w:rPr>
      </w:r>
    </w:p>
    <w:p w:rsidR="00000000" w:rsidDel="00000000" w:rsidP="00000000" w:rsidRDefault="00000000" w:rsidRPr="00000000" w14:paraId="00000166">
      <w:pPr>
        <w:ind w:left="0" w:firstLine="0"/>
        <w:jc w:val="both"/>
        <w:rPr/>
      </w:pPr>
      <w:r w:rsidDel="00000000" w:rsidR="00000000" w:rsidRPr="00000000">
        <w:rPr>
          <w:rtl w:val="0"/>
        </w:rPr>
      </w:r>
    </w:p>
    <w:p w:rsidR="00000000" w:rsidDel="00000000" w:rsidP="00000000" w:rsidRDefault="00000000" w:rsidRPr="00000000" w14:paraId="00000167">
      <w:pPr>
        <w:ind w:left="0" w:firstLine="0"/>
        <w:jc w:val="both"/>
        <w:rPr/>
      </w:pPr>
      <w:r w:rsidDel="00000000" w:rsidR="00000000" w:rsidRPr="00000000">
        <w:rPr>
          <w:rtl w:val="0"/>
        </w:rPr>
      </w:r>
    </w:p>
    <w:p w:rsidR="00000000" w:rsidDel="00000000" w:rsidP="00000000" w:rsidRDefault="00000000" w:rsidRPr="00000000" w14:paraId="00000168">
      <w:pPr>
        <w:ind w:left="0" w:firstLine="0"/>
        <w:jc w:val="both"/>
        <w:rPr/>
      </w:pPr>
      <w:r w:rsidDel="00000000" w:rsidR="00000000" w:rsidRPr="00000000">
        <w:rPr>
          <w:rtl w:val="0"/>
        </w:rPr>
      </w:r>
    </w:p>
    <w:p w:rsidR="00000000" w:rsidDel="00000000" w:rsidP="00000000" w:rsidRDefault="00000000" w:rsidRPr="00000000" w14:paraId="00000169">
      <w:pPr>
        <w:ind w:left="0" w:firstLine="0"/>
        <w:jc w:val="both"/>
        <w:rPr/>
      </w:pPr>
      <w:r w:rsidDel="00000000" w:rsidR="00000000" w:rsidRPr="00000000">
        <w:rPr>
          <w:rtl w:val="0"/>
        </w:rPr>
      </w:r>
    </w:p>
    <w:p w:rsidR="00000000" w:rsidDel="00000000" w:rsidP="00000000" w:rsidRDefault="00000000" w:rsidRPr="00000000" w14:paraId="0000016A">
      <w:pPr>
        <w:ind w:left="0" w:firstLine="0"/>
        <w:jc w:val="both"/>
        <w:rPr/>
      </w:pPr>
      <w:r w:rsidDel="00000000" w:rsidR="00000000" w:rsidRPr="00000000">
        <w:rPr>
          <w:rtl w:val="0"/>
        </w:rPr>
      </w:r>
    </w:p>
    <w:p w:rsidR="00000000" w:rsidDel="00000000" w:rsidP="00000000" w:rsidRDefault="00000000" w:rsidRPr="00000000" w14:paraId="0000016B">
      <w:pPr>
        <w:ind w:left="0" w:firstLine="0"/>
        <w:jc w:val="both"/>
        <w:rPr/>
      </w:pPr>
      <w:r w:rsidDel="00000000" w:rsidR="00000000" w:rsidRPr="00000000">
        <w:rPr>
          <w:rtl w:val="0"/>
        </w:rPr>
      </w:r>
    </w:p>
    <w:p w:rsidR="00000000" w:rsidDel="00000000" w:rsidP="00000000" w:rsidRDefault="00000000" w:rsidRPr="00000000" w14:paraId="0000016C">
      <w:pPr>
        <w:ind w:left="0" w:firstLine="0"/>
        <w:jc w:val="both"/>
        <w:rPr/>
      </w:pPr>
      <w:r w:rsidDel="00000000" w:rsidR="00000000" w:rsidRPr="00000000">
        <w:rPr>
          <w:rtl w:val="0"/>
        </w:rPr>
      </w:r>
    </w:p>
    <w:p w:rsidR="00000000" w:rsidDel="00000000" w:rsidP="00000000" w:rsidRDefault="00000000" w:rsidRPr="00000000" w14:paraId="0000016D">
      <w:pPr>
        <w:ind w:left="0" w:firstLine="0"/>
        <w:jc w:val="both"/>
        <w:rPr/>
      </w:pPr>
      <w:r w:rsidDel="00000000" w:rsidR="00000000" w:rsidRPr="00000000">
        <w:rPr>
          <w:rtl w:val="0"/>
        </w:rPr>
      </w:r>
    </w:p>
    <w:p w:rsidR="00000000" w:rsidDel="00000000" w:rsidP="00000000" w:rsidRDefault="00000000" w:rsidRPr="00000000" w14:paraId="0000016E">
      <w:pPr>
        <w:ind w:left="0" w:firstLine="0"/>
        <w:jc w:val="both"/>
        <w:rPr/>
      </w:pPr>
      <w:r w:rsidDel="00000000" w:rsidR="00000000" w:rsidRPr="00000000">
        <w:rPr>
          <w:rtl w:val="0"/>
        </w:rPr>
      </w:r>
    </w:p>
    <w:p w:rsidR="00000000" w:rsidDel="00000000" w:rsidP="00000000" w:rsidRDefault="00000000" w:rsidRPr="00000000" w14:paraId="0000016F">
      <w:pPr>
        <w:ind w:left="0" w:firstLine="0"/>
        <w:jc w:val="both"/>
        <w:rPr/>
      </w:pPr>
      <w:r w:rsidDel="00000000" w:rsidR="00000000" w:rsidRPr="00000000">
        <w:rPr>
          <w:rtl w:val="0"/>
        </w:rPr>
      </w:r>
    </w:p>
    <w:p w:rsidR="00000000" w:rsidDel="00000000" w:rsidP="00000000" w:rsidRDefault="00000000" w:rsidRPr="00000000" w14:paraId="00000170">
      <w:pPr>
        <w:ind w:left="0" w:firstLine="0"/>
        <w:jc w:val="both"/>
        <w:rPr/>
      </w:pPr>
      <w:r w:rsidDel="00000000" w:rsidR="00000000" w:rsidRPr="00000000">
        <w:rPr>
          <w:rtl w:val="0"/>
        </w:rPr>
      </w:r>
    </w:p>
    <w:p w:rsidR="00000000" w:rsidDel="00000000" w:rsidP="00000000" w:rsidRDefault="00000000" w:rsidRPr="00000000" w14:paraId="00000171">
      <w:pPr>
        <w:ind w:left="0" w:firstLine="0"/>
        <w:jc w:val="both"/>
        <w:rPr/>
      </w:pPr>
      <w:r w:rsidDel="00000000" w:rsidR="00000000" w:rsidRPr="00000000">
        <w:rPr>
          <w:rtl w:val="0"/>
        </w:rPr>
      </w:r>
    </w:p>
    <w:p w:rsidR="00000000" w:rsidDel="00000000" w:rsidP="00000000" w:rsidRDefault="00000000" w:rsidRPr="00000000" w14:paraId="00000172">
      <w:pPr>
        <w:ind w:left="0" w:firstLine="0"/>
        <w:jc w:val="both"/>
        <w:rPr>
          <w:b w:val="1"/>
        </w:rPr>
      </w:pPr>
      <w:r w:rsidDel="00000000" w:rsidR="00000000" w:rsidRPr="00000000">
        <w:rPr>
          <w:b w:val="1"/>
          <w:rtl w:val="0"/>
        </w:rPr>
        <w:t xml:space="preserve">Schedule B</w:t>
      </w:r>
    </w:p>
    <w:p w:rsidR="00000000" w:rsidDel="00000000" w:rsidP="00000000" w:rsidRDefault="00000000" w:rsidRPr="00000000" w14:paraId="00000173">
      <w:pPr>
        <w:ind w:left="709" w:firstLine="0"/>
        <w:jc w:val="both"/>
        <w:rPr>
          <w:b w:val="1"/>
        </w:rPr>
      </w:pPr>
      <w:r w:rsidDel="00000000" w:rsidR="00000000" w:rsidRPr="00000000">
        <w:rPr>
          <w:rtl w:val="0"/>
        </w:rPr>
      </w:r>
    </w:p>
    <w:p w:rsidR="00000000" w:rsidDel="00000000" w:rsidP="00000000" w:rsidRDefault="00000000" w:rsidRPr="00000000" w14:paraId="00000174">
      <w:pPr>
        <w:ind w:left="709" w:firstLine="0"/>
        <w:jc w:val="both"/>
        <w:rPr>
          <w:b w:val="1"/>
        </w:rPr>
      </w:pPr>
      <w:r w:rsidDel="00000000" w:rsidR="00000000" w:rsidRPr="00000000">
        <w:rPr>
          <w:b w:val="1"/>
          <w:rtl w:val="0"/>
        </w:rPr>
        <w:t xml:space="preserve">Commercial Terms</w:t>
      </w:r>
    </w:p>
    <w:p w:rsidR="00000000" w:rsidDel="00000000" w:rsidP="00000000" w:rsidRDefault="00000000" w:rsidRPr="00000000" w14:paraId="00000175">
      <w:pPr>
        <w:ind w:left="709" w:firstLine="0"/>
        <w:jc w:val="both"/>
        <w:rPr/>
      </w:pPr>
      <w:r w:rsidDel="00000000" w:rsidR="00000000" w:rsidRPr="00000000">
        <w:rPr>
          <w:rtl w:val="0"/>
        </w:rPr>
      </w:r>
    </w:p>
    <w:p w:rsidR="00000000" w:rsidDel="00000000" w:rsidP="00000000" w:rsidRDefault="00000000" w:rsidRPr="00000000" w14:paraId="00000176">
      <w:pPr>
        <w:ind w:left="709" w:firstLine="0"/>
        <w:jc w:val="both"/>
        <w:rPr/>
      </w:pPr>
      <w:r w:rsidDel="00000000" w:rsidR="00000000" w:rsidRPr="00000000">
        <w:rPr>
          <w:rtl w:val="0"/>
        </w:rPr>
      </w:r>
    </w:p>
    <w:tbl>
      <w:tblPr>
        <w:tblStyle w:val="Table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910"/>
        <w:gridCol w:w="2250"/>
        <w:tblGridChange w:id="0">
          <w:tblGrid>
            <w:gridCol w:w="3135"/>
            <w:gridCol w:w="2910"/>
            <w:gridCol w:w="2250"/>
          </w:tblGrid>
        </w:tblGridChange>
      </w:tblGrid>
      <w:tr>
        <w:trPr>
          <w:cantSplit w:val="0"/>
          <w:trHeight w:val="327.978515625" w:hRule="atLeast"/>
          <w:tblHeader w:val="0"/>
        </w:trPr>
        <w:tc>
          <w:tcPr>
            <w:tcBorders>
              <w:top w:color="000000" w:space="0" w:sz="6" w:val="single"/>
              <w:left w:color="000000" w:space="0" w:sz="6" w:val="single"/>
              <w:bottom w:color="000000" w:space="0" w:sz="6" w:val="single"/>
              <w:right w:color="000000" w:space="0" w:sz="6" w:val="single"/>
            </w:tcBorders>
            <w:shd w:fill="118dff" w:val="clear"/>
            <w:tcMar>
              <w:top w:w="60.0" w:type="dxa"/>
              <w:left w:w="60.0" w:type="dxa"/>
              <w:bottom w:w="60.0" w:type="dxa"/>
              <w:right w:w="60.0" w:type="dxa"/>
            </w:tcMar>
            <w:vAlign w:val="top"/>
          </w:tcPr>
          <w:p w:rsidR="00000000" w:rsidDel="00000000" w:rsidP="00000000" w:rsidRDefault="00000000" w:rsidRPr="00000000" w14:paraId="00000177">
            <w:pPr>
              <w:rPr>
                <w:b w:val="1"/>
              </w:rPr>
            </w:pPr>
            <w:r w:rsidDel="00000000" w:rsidR="00000000" w:rsidRPr="00000000">
              <w:rPr>
                <w:b w:val="1"/>
                <w:rtl w:val="0"/>
              </w:rPr>
              <w:t xml:space="preserve">Time Bracket</w:t>
            </w:r>
          </w:p>
        </w:tc>
        <w:tc>
          <w:tcPr>
            <w:tcBorders>
              <w:top w:color="000000" w:space="0" w:sz="6" w:val="single"/>
              <w:left w:color="000000" w:space="0" w:sz="6" w:val="single"/>
              <w:bottom w:color="000000" w:space="0" w:sz="6" w:val="single"/>
              <w:right w:color="000000" w:space="0" w:sz="6" w:val="single"/>
            </w:tcBorders>
            <w:shd w:fill="118dff" w:val="clear"/>
            <w:tcMar>
              <w:top w:w="60.0" w:type="dxa"/>
              <w:left w:w="60.0" w:type="dxa"/>
              <w:bottom w:w="60.0" w:type="dxa"/>
              <w:right w:w="60.0" w:type="dxa"/>
            </w:tcMar>
            <w:vAlign w:val="top"/>
          </w:tcPr>
          <w:p w:rsidR="00000000" w:rsidDel="00000000" w:rsidP="00000000" w:rsidRDefault="00000000" w:rsidRPr="00000000" w14:paraId="00000178">
            <w:pPr>
              <w:rPr>
                <w:b w:val="1"/>
              </w:rPr>
            </w:pPr>
            <w:r w:rsidDel="00000000" w:rsidR="00000000" w:rsidRPr="00000000">
              <w:rPr>
                <w:b w:val="1"/>
                <w:rtl w:val="0"/>
              </w:rPr>
              <w:t xml:space="preserve">Call Duration / Interaction</w:t>
            </w:r>
          </w:p>
        </w:tc>
        <w:tc>
          <w:tcPr>
            <w:tcBorders>
              <w:top w:color="000000" w:space="0" w:sz="6" w:val="single"/>
              <w:left w:color="000000" w:space="0" w:sz="6" w:val="single"/>
              <w:bottom w:color="000000" w:space="0" w:sz="6" w:val="single"/>
              <w:right w:color="000000" w:space="0" w:sz="6" w:val="single"/>
            </w:tcBorders>
            <w:shd w:fill="118dff" w:val="clear"/>
            <w:tcMar>
              <w:top w:w="60.0" w:type="dxa"/>
              <w:left w:w="60.0" w:type="dxa"/>
              <w:bottom w:w="60.0" w:type="dxa"/>
              <w:right w:w="60.0" w:type="dxa"/>
            </w:tcMar>
            <w:vAlign w:val="top"/>
          </w:tcPr>
          <w:p w:rsidR="00000000" w:rsidDel="00000000" w:rsidP="00000000" w:rsidRDefault="00000000" w:rsidRPr="00000000" w14:paraId="00000179">
            <w:pPr>
              <w:rPr>
                <w:b w:val="1"/>
              </w:rPr>
            </w:pPr>
            <w:r w:rsidDel="00000000" w:rsidR="00000000" w:rsidRPr="00000000">
              <w:rPr>
                <w:b w:val="1"/>
                <w:rtl w:val="0"/>
              </w:rPr>
              <w:t xml:space="preserve">Nurix Cost (USD)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7A">
            <w:pPr>
              <w:rPr/>
            </w:pPr>
            <w:sdt>
              <w:sdtPr>
                <w:id w:val="-1123881185"/>
                <w:tag w:val="goog_rdk_49"/>
              </w:sdtPr>
              <w:sdtContent>
                <w:r w:rsidDel="00000000" w:rsidR="00000000" w:rsidRPr="00000000">
                  <w:rPr>
                    <w:rFonts w:ascii="Arial Unicode MS" w:cs="Arial Unicode MS" w:eastAsia="Arial Unicode MS" w:hAnsi="Arial Unicode MS"/>
                    <w:rtl w:val="0"/>
                  </w:rPr>
                  <w:t xml:space="preserve">≥ 0-3 min</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B">
            <w:pPr>
              <w:rPr/>
            </w:pPr>
            <w:r w:rsidDel="00000000" w:rsidR="00000000" w:rsidRPr="00000000">
              <w:rPr>
                <w:rtl w:val="0"/>
              </w:rPr>
              <w:t xml:space="preserve">Calls below 3min (180sec)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C">
            <w:pPr>
              <w:rPr/>
            </w:pPr>
            <w:r w:rsidDel="00000000" w:rsidR="00000000" w:rsidRPr="00000000">
              <w:rPr>
                <w:rtl w:val="0"/>
              </w:rPr>
              <w:t xml:space="preserve">0.30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7D">
            <w:pPr>
              <w:rPr/>
            </w:pPr>
            <w:sdt>
              <w:sdtPr>
                <w:id w:val="92813611"/>
                <w:tag w:val="goog_rdk_50"/>
              </w:sdtPr>
              <w:sdtContent>
                <w:r w:rsidDel="00000000" w:rsidR="00000000" w:rsidRPr="00000000">
                  <w:rPr>
                    <w:rFonts w:ascii="Arial Unicode MS" w:cs="Arial Unicode MS" w:eastAsia="Arial Unicode MS" w:hAnsi="Arial Unicode MS"/>
                    <w:rtl w:val="0"/>
                  </w:rPr>
                  <w:t xml:space="preserve">≥ 3-5 min</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E">
            <w:pPr>
              <w:rPr/>
            </w:pPr>
            <w:r w:rsidDel="00000000" w:rsidR="00000000" w:rsidRPr="00000000">
              <w:rPr>
                <w:rtl w:val="0"/>
              </w:rPr>
              <w:t xml:space="preserve">Calls more than 3 mins (180 sec) and less than 5 mins(300 sec)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F">
            <w:pPr>
              <w:rPr/>
            </w:pPr>
            <w:r w:rsidDel="00000000" w:rsidR="00000000" w:rsidRPr="00000000">
              <w:rPr>
                <w:rtl w:val="0"/>
              </w:rPr>
              <w:t xml:space="preserve">0.50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80">
            <w:pPr>
              <w:rPr/>
            </w:pPr>
            <w:sdt>
              <w:sdtPr>
                <w:id w:val="-1755814212"/>
                <w:tag w:val="goog_rdk_51"/>
              </w:sdtPr>
              <w:sdtContent>
                <w:r w:rsidDel="00000000" w:rsidR="00000000" w:rsidRPr="00000000">
                  <w:rPr>
                    <w:rFonts w:ascii="Arial Unicode MS" w:cs="Arial Unicode MS" w:eastAsia="Arial Unicode MS" w:hAnsi="Arial Unicode MS"/>
                    <w:rtl w:val="0"/>
                  </w:rPr>
                  <w:t xml:space="preserve">≥ 5-7 min</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1">
            <w:pPr>
              <w:rPr/>
            </w:pPr>
            <w:r w:rsidDel="00000000" w:rsidR="00000000" w:rsidRPr="00000000">
              <w:rPr>
                <w:rtl w:val="0"/>
              </w:rPr>
              <w:t xml:space="preserve">Calls more than 5 mins (300 sec) and up to 7 mins (420 sec)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2">
            <w:pPr>
              <w:rPr/>
            </w:pPr>
            <w:r w:rsidDel="00000000" w:rsidR="00000000" w:rsidRPr="00000000">
              <w:rPr>
                <w:rtl w:val="0"/>
              </w:rPr>
              <w:t xml:space="preserve">0.75</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83">
            <w:pPr>
              <w:rPr/>
            </w:pPr>
            <w:sdt>
              <w:sdtPr>
                <w:id w:val="1589442124"/>
                <w:tag w:val="goog_rdk_52"/>
              </w:sdtPr>
              <w:sdtContent>
                <w:r w:rsidDel="00000000" w:rsidR="00000000" w:rsidRPr="00000000">
                  <w:rPr>
                    <w:rFonts w:ascii="Arial Unicode MS" w:cs="Arial Unicode MS" w:eastAsia="Arial Unicode MS" w:hAnsi="Arial Unicode MS"/>
                    <w:rtl w:val="0"/>
                  </w:rPr>
                  <w:t xml:space="preserve">≥ 7-10 min</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4">
            <w:pPr>
              <w:rPr/>
            </w:pPr>
            <w:r w:rsidDel="00000000" w:rsidR="00000000" w:rsidRPr="00000000">
              <w:rPr>
                <w:rtl w:val="0"/>
              </w:rPr>
              <w:t xml:space="preserve">Calls more than 7 mins (420 sec) and up to 10 mins (600 sec)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5">
            <w:pPr>
              <w:rPr/>
            </w:pPr>
            <w:r w:rsidDel="00000000" w:rsidR="00000000" w:rsidRPr="00000000">
              <w:rPr>
                <w:rtl w:val="0"/>
              </w:rPr>
              <w:t xml:space="preserve">1.00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86">
            <w:pPr>
              <w:rPr/>
            </w:pPr>
            <w:r w:rsidDel="00000000" w:rsidR="00000000" w:rsidRPr="00000000">
              <w:rPr>
                <w:rtl w:val="0"/>
              </w:rPr>
              <w:t xml:space="preserve">Every additional mins beyond 10 mins will be billed at USD 0.12 per min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8">
            <w:pPr>
              <w:rPr/>
            </w:pPr>
            <w:r w:rsidDel="00000000" w:rsidR="00000000" w:rsidRPr="00000000">
              <w:rPr>
                <w:rtl w:val="0"/>
              </w:rPr>
              <w:t xml:space="preserve">0.12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8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B">
            <w:pPr>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8C">
            <w:pPr>
              <w:rPr/>
            </w:pPr>
            <w:r w:rsidDel="00000000" w:rsidR="00000000" w:rsidRPr="00000000">
              <w:rPr>
                <w:rtl w:val="0"/>
              </w:rPr>
              <w:t xml:space="preserve">Chat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D">
            <w:pPr>
              <w:rPr/>
            </w:pPr>
            <w:r w:rsidDel="00000000" w:rsidR="00000000" w:rsidRPr="00000000">
              <w:rPr>
                <w:rtl w:val="0"/>
              </w:rPr>
              <w:t xml:space="preserve">Per conversation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E">
            <w:pPr>
              <w:rPr/>
            </w:pPr>
            <w:r w:rsidDel="00000000" w:rsidR="00000000" w:rsidRPr="00000000">
              <w:rPr>
                <w:rtl w:val="0"/>
              </w:rPr>
              <w:t xml:space="preserve">0.10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8F">
            <w:pPr>
              <w:rPr/>
            </w:pPr>
            <w:r w:rsidDel="00000000" w:rsidR="00000000" w:rsidRPr="00000000">
              <w:rPr>
                <w:rtl w:val="0"/>
              </w:rPr>
              <w:t xml:space="preserve">Voicemail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0">
            <w:pPr>
              <w:rPr/>
            </w:pPr>
            <w:sdt>
              <w:sdtPr>
                <w:id w:val="1537318919"/>
                <w:tag w:val="goog_rdk_53"/>
              </w:sdtPr>
              <w:sdtContent>
                <w:r w:rsidDel="00000000" w:rsidR="00000000" w:rsidRPr="00000000">
                  <w:rPr>
                    <w:rFonts w:ascii="Arial Unicode MS" w:cs="Arial Unicode MS" w:eastAsia="Arial Unicode MS" w:hAnsi="Arial Unicode MS"/>
                    <w:rtl w:val="0"/>
                  </w:rPr>
                  <w:t xml:space="preserve">≤ 30 seconds</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1">
            <w:pPr>
              <w:rPr/>
            </w:pPr>
            <w:r w:rsidDel="00000000" w:rsidR="00000000" w:rsidRPr="00000000">
              <w:rPr>
                <w:rtl w:val="0"/>
              </w:rPr>
              <w:t xml:space="preserve">0.05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9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3">
            <w:pPr>
              <w:rPr/>
            </w:pPr>
            <w:sdt>
              <w:sdtPr>
                <w:id w:val="1522313869"/>
                <w:tag w:val="goog_rdk_54"/>
              </w:sdtPr>
              <w:sdtContent>
                <w:r w:rsidDel="00000000" w:rsidR="00000000" w:rsidRPr="00000000">
                  <w:rPr>
                    <w:rFonts w:ascii="Arial Unicode MS" w:cs="Arial Unicode MS" w:eastAsia="Arial Unicode MS" w:hAnsi="Arial Unicode MS"/>
                    <w:rtl w:val="0"/>
                  </w:rPr>
                  <w:t xml:space="preserve">≥ 30-60 seconds</w:t>
                </w:r>
              </w:sdtContent>
            </w:sdt>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4">
            <w:pPr>
              <w:rPr/>
            </w:pPr>
            <w:r w:rsidDel="00000000" w:rsidR="00000000" w:rsidRPr="00000000">
              <w:rPr>
                <w:rtl w:val="0"/>
              </w:rPr>
              <w:t xml:space="preserve">0.12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9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7">
            <w:pPr>
              <w:rPr/>
            </w:pP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98">
            <w:pPr>
              <w:rPr/>
            </w:pPr>
            <w:r w:rsidDel="00000000" w:rsidR="00000000" w:rsidRPr="00000000">
              <w:rPr>
                <w:rtl w:val="0"/>
              </w:rPr>
              <w:t xml:space="preserve">Project (Unifi)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9">
            <w:pPr>
              <w:rPr/>
            </w:pPr>
            <w:r w:rsidDel="00000000" w:rsidR="00000000" w:rsidRPr="00000000">
              <w:rPr>
                <w:rtl w:val="0"/>
              </w:rPr>
              <w:t xml:space="preserve">Implementation Fee (USD)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A">
            <w:pPr>
              <w:rPr/>
            </w:pP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9B">
            <w:pPr>
              <w:rPr/>
            </w:pPr>
            <w:r w:rsidDel="00000000" w:rsidR="00000000" w:rsidRPr="00000000">
              <w:rPr>
                <w:rtl w:val="0"/>
              </w:rPr>
              <w:t xml:space="preserve">AI Voice Agent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C">
            <w:pPr>
              <w:rPr/>
            </w:pPr>
            <w:r w:rsidDel="00000000" w:rsidR="00000000" w:rsidRPr="00000000">
              <w:rPr>
                <w:rtl w:val="0"/>
              </w:rPr>
              <w:t xml:space="preserve">30000</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D">
            <w:pPr>
              <w:rPr/>
            </w:pPr>
            <w:r w:rsidDel="00000000" w:rsidR="00000000" w:rsidRPr="00000000">
              <w:rPr>
                <w:rtl w:val="0"/>
              </w:rPr>
              <w:t xml:space="preserve">Two implementation - USD 50,000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9E">
            <w:pPr>
              <w:rPr/>
            </w:pPr>
            <w:r w:rsidDel="00000000" w:rsidR="00000000" w:rsidRPr="00000000">
              <w:rPr>
                <w:rtl w:val="0"/>
              </w:rPr>
              <w:t xml:space="preserve">AI Chat Agent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F">
            <w:pPr>
              <w:rPr/>
            </w:pPr>
            <w:r w:rsidDel="00000000" w:rsidR="00000000" w:rsidRPr="00000000">
              <w:rPr>
                <w:rtl w:val="0"/>
              </w:rPr>
              <w:t xml:space="preserve">20000</w:t>
            </w:r>
          </w:p>
        </w:tc>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A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3">
            <w:pPr>
              <w:rPr/>
            </w:pP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1A4">
            <w:pPr>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5">
            <w:pPr>
              <w:rPr/>
            </w:pPr>
            <w:r w:rsidDel="00000000" w:rsidR="00000000" w:rsidRPr="00000000">
              <w:rPr>
                <w:rtl w:val="0"/>
              </w:rPr>
              <w:t xml:space="preserve">For any additional use cases / projects we will have to evaluate the implementation cost basis the</w:t>
            </w:r>
          </w:p>
          <w:p w:rsidR="00000000" w:rsidDel="00000000" w:rsidP="00000000" w:rsidRDefault="00000000" w:rsidRPr="00000000" w14:paraId="000001A6">
            <w:pPr>
              <w:rPr/>
            </w:pPr>
            <w:r w:rsidDel="00000000" w:rsidR="00000000" w:rsidRPr="00000000">
              <w:rPr>
                <w:rtl w:val="0"/>
              </w:rPr>
              <w:t xml:space="preserve">scope of work.</w:t>
            </w:r>
          </w:p>
        </w:tc>
      </w:tr>
    </w:tbl>
    <w:p w:rsidR="00000000" w:rsidDel="00000000" w:rsidP="00000000" w:rsidRDefault="00000000" w:rsidRPr="00000000" w14:paraId="000001A8">
      <w:pPr>
        <w:ind w:left="709" w:firstLine="0"/>
        <w:jc w:val="both"/>
        <w:rPr/>
      </w:pPr>
      <w:r w:rsidDel="00000000" w:rsidR="00000000" w:rsidRPr="00000000">
        <w:rPr>
          <w:rtl w:val="0"/>
        </w:rPr>
      </w:r>
    </w:p>
    <w:p w:rsidR="00000000" w:rsidDel="00000000" w:rsidP="00000000" w:rsidRDefault="00000000" w:rsidRPr="00000000" w14:paraId="000001A9">
      <w:pPr>
        <w:ind w:left="0" w:firstLine="0"/>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hishek Asawa" w:id="9" w:date="2025-07-28T21:14:16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Customer is solely responsible for (a) the accuracy, legality, and appropriateness of inputs it or its users submit; (b) reviewing and validating outputs before relying on them; (c) configuring any automated actions triggered by outputs; (d) complying with all laws applicable to its use cases, including providing required notices and obtaining all rights and consents to provide Customer Data and to interact with end users; and (e) promptly notifying Company of material quality issues or anomalous model behavior observed in production.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will not deploy the Services for safety‑critical or other high‑risk uses (including medical diagnosis or treatment, autonomous vehicle control, critical infrastructure, or any use where failure could result in death, personal injury, or severe environmental or property damage) unless the parties sign a separate written addendum that sets out additional controls and allocations of risk.</w:t>
      </w:r>
    </w:p>
  </w:comment>
  <w:comment w:author="Sunitha Bv" w:id="10" w:date="2025-07-29T08:46:38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covered in substance. The language used varies based on the drafter's style. Included any specific point missed.</w:t>
      </w:r>
    </w:p>
  </w:comment>
  <w:comment w:author="Abhishek Asawa" w:id="36" w:date="2025-07-28T20:50:39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it 30</w:t>
      </w:r>
    </w:p>
  </w:comment>
  <w:comment w:author="Liton Das" w:id="37" w:date="2025-07-29T05:11:48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Sunitha Bv" w:id="38" w:date="2025-07-29T10:53:29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Parambir Singh" w:id="43" w:date="2025-07-29T02:56:32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removed</w:t>
      </w:r>
    </w:p>
  </w:comment>
  <w:comment w:author="Abhishek Asawa" w:id="22" w:date="2025-07-28T21:22:27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some section pls add below points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License grant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no rights are granted to model weights, prompts, embeddings, or internal tools. Customer receives a limited right to use Outputs and the configured agent.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library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Prompts, system instructions, policies, evaluation scripts, and tuning datasets created by or for Nurix are Company Background IP.</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Reverse engineering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explicit ban on prompt extraction, jailbreak attempts, model probing, or use of red team methods except in a mutually approved test window.</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Reusable components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Deliverables that are generally reusable such as connectors, tools, evaluators remain Nurix IP. Customer receives a perpetual license to use them within its environment.</w:t>
      </w:r>
    </w:p>
  </w:comment>
  <w:comment w:author="Liton Das" w:id="23" w:date="2025-07-29T05:07:59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Sunitha Bv" w:id="24" w:date="2025-07-29T09:48:02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Abhishek Asawa" w:id="19" w:date="2025-07-28T21:16:04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AI Outputs. Customer acknowledges that the Services rely on probabilistic and machine‑learned models and that outputs may be inaccurate or incomplete. Customer is solely responsible for reviewing and validating outputs before use, especially in financial, legal, medical, or other high‑impact contexts. Company is not liable for decisions made or actions taken by Customer based on outputs.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the foregoing, nothing in this Section limits (a) Company’s obligations under Section 14 (Indemnification) with respect to third‑party IP claims, (b) Company’s liability for fraud, willful misconduct, or violations of law by Company, or (c) any remedies that cannot be disclaimed under applicable law. Company will use commercially reasonable efforts to implement safety filters and controls designed to reduce harmful or clearly erroneous content. All liability remains subject to Section 9.1 (Liability Cap).</w:t>
      </w:r>
    </w:p>
  </w:comment>
  <w:comment w:author="Sunitha Bv" w:id="20" w:date="2025-07-29T08:58:49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prefer not to offer this as a default position. Would like to reserve it as a negotiated giveaways during contract negotiations. However, if you wish this to be a default position, I am happy to include it.</w:t>
      </w:r>
    </w:p>
  </w:comment>
  <w:comment w:author="Abhishek Asawa" w:id="21" w:date="2025-07-29T09:41:30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Cool</w:t>
      </w:r>
    </w:p>
  </w:comment>
  <w:comment w:author="Parambir Singh" w:id="44" w:date="2025-07-29T02:13:39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SLAs / Service TATs have been added for now</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downtime resolution either</w:t>
      </w:r>
    </w:p>
  </w:comment>
  <w:comment w:author="Parambir Singh" w:id="45" w:date="2025-07-29T02:46:30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mention of our compliances - SOC2, HIPPA, GDPR, ISO and maybe our insurance coverage - which will be asked of us at some point</w:t>
      </w:r>
    </w:p>
  </w:comment>
  <w:comment w:author="Parambir Singh" w:id="46" w:date="2025-07-29T02:47:46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Clauses on disaster recovery, downtime, when business is acquired are standard to such contracts and are not covered</w:t>
      </w:r>
    </w:p>
  </w:comment>
  <w:comment w:author="Parambir Singh" w:id="47" w:date="2025-07-29T02:48:0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reference / logo use - not sure if we want to add it</w:t>
      </w:r>
    </w:p>
  </w:comment>
  <w:comment w:author="Abhishek Asawa" w:id="34" w:date="2025-07-28T20:49:27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Non‑solicitation clause for team members</w:t>
      </w:r>
    </w:p>
  </w:comment>
  <w:comment w:author="Sunitha Bv" w:id="35" w:date="2025-07-29T10:52:53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Parambir Singh" w:id="42" w:date="2025-07-29T02:56:06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edited</w:t>
      </w:r>
    </w:p>
  </w:comment>
  <w:comment w:author="Abhishek Asawa" w:id="11" w:date="2025-07-28T21:15:11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Prohibited Use. Customer will not, and will not permit anyone to: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license, sublicense, sell, rent, lease, transfer, assign, distribute, or otherwise make the Services available to any third party other than Authorized Users and End Users as permitted hereunder;</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copy or distribute any part of the Services except as expressly allowed in this Agreement;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reverse engineer, decompile, or otherwise attempt to derive source code or underlying ideas, except to the extent such restriction is prohibited by applicable law;</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use the Services in violation of law (including data protection, export control, sanctions, consumer protection, and messaging laws) or for any purpose for which they are not designed;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store or transmit content that infringes third‑party rights or contains malware or other harmful code;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access the Services to build a competing product or to copy features or user interfaces, or use any output to train or improve models that compete with the Services or the Foundational AI services used by Company;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benchmark, publish, or disclose performance results of the Services to third parties without Company’s prior written consent (not to be unreasonably withheld for bona fide regulator requests);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remove proprietary notices or bypass technical or usage limits; or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conduct penetration tests or security scans without Company’s prior written consent (which will not be unreasonably withheld for coordinated testing).</w:t>
      </w:r>
    </w:p>
  </w:comment>
  <w:comment w:author="Sunitha Bv" w:id="12" w:date="2025-07-29T09:12:10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made appropriate modifications</w:t>
      </w:r>
    </w:p>
  </w:comment>
  <w:comment w:author="Parambir Singh" w:id="41" w:date="2025-07-28T23:16:39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state</w:t>
      </w:r>
    </w:p>
  </w:comment>
  <w:comment w:author="Abhishek Asawa" w:id="31" w:date="2025-07-28T20:49:50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Publicity rightsRight to use customer’s name/logo unless they opt out.</w:t>
      </w:r>
    </w:p>
  </w:comment>
  <w:comment w:author="Liton Das" w:id="32" w:date="2025-07-29T05:11:13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not have this clause. Let this be outside of the MSA.</w:t>
      </w:r>
    </w:p>
  </w:comment>
  <w:comment w:author="Sunitha Bv" w:id="33" w:date="2025-07-29T10:53:07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Abhishek Asawa" w:id="39" w:date="2025-07-28T21:17:0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parties are independent contractors. Nothing in this Agreement creates a partnership, joint venture, franchise, agency, fiduciary, or employment relationship. Neither party has authority to bind the other.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party is responsible for its own employees and contractors, including compensation, benefits, and taxes. Company may use qualified subcontractors to deliver the Services and remains responsible for their acts and omissions. This Agreement is non‑exclusive and does not restrict either party from entering into similar agreements with third parties, provided that Company will not use Customer’s Confidential Information in doing so.</w:t>
      </w:r>
    </w:p>
  </w:comment>
  <w:comment w:author="Sunitha Bv" w:id="40" w:date="2025-07-29T10:21:11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Included</w:t>
      </w:r>
    </w:p>
  </w:comment>
  <w:comment w:author="Parambir Singh" w:id="25" w:date="2025-07-29T00:58:47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this size of an enterprise deal, is 30 days the right call?</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seen varying numbers here in the past.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note - we have a minimum commitment / month, so this matters a bit unlike contracts where that is 0</w:t>
      </w:r>
    </w:p>
  </w:comment>
  <w:comment w:author="Liton Das" w:id="26" w:date="2025-07-29T05:09:19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will be 90 days</w:t>
      </w:r>
    </w:p>
  </w:comment>
  <w:comment w:author="Liton Das" w:id="27" w:date="2025-07-29T05:09:57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Made the change to 90 days</w:t>
      </w:r>
    </w:p>
  </w:comment>
  <w:comment w:author="Abhishek Asawa" w:id="0" w:date="2025-07-28T20:36:03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@liton@nurix.ai Can we do a grammar/typo check throughout the document? Lot of small misses</w:t>
      </w:r>
    </w:p>
  </w:comment>
  <w:comment w:author="Liton Das" w:id="1" w:date="2025-07-29T04:58:50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do</w:t>
      </w:r>
    </w:p>
  </w:comment>
  <w:comment w:author="Parambir Singh" w:id="13" w:date="2025-07-29T02:06:23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10 in our other contracts and 30 for churchill</w:t>
      </w:r>
    </w:p>
  </w:comment>
  <w:comment w:author="Abhishek Asawa" w:id="28" w:date="2025-07-28T20:51:48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mutual cybersecurity indemnity</w:t>
      </w:r>
    </w:p>
  </w:comment>
  <w:comment w:author="Liton Das" w:id="29" w:date="2025-07-29T05:10:08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Sunitha Bv" w:id="30" w:date="2025-07-29T10:55:23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Pratyush Sharma" w:id="6" w:date="2025-07-29T14:08:46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including any mutually agreed online ordering process</w:t>
      </w:r>
    </w:p>
  </w:comment>
  <w:comment w:author="Abhishek Asawa" w:id="17" w:date="2025-07-28T21:07:44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“aggregate across all SOWs”</w:t>
      </w:r>
    </w:p>
  </w:comment>
  <w:comment w:author="Sunitha Bv" w:id="18" w:date="2025-07-29T08:56:25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increase the limits on liability. The liability limits I  have proposed is limited on a SOW basis. A 100K SOW will have a 100k limit. If it is aggregated across all SOWs, a 100k SOW might end up with the 1 million liability if the value of all the SOWs with that particular customer is 1 Million.</w:t>
      </w:r>
    </w:p>
  </w:comment>
  <w:comment w:author="Abhishek Asawa" w:id="7" w:date="2025-07-28T21:06:29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of Precedence: If there is any conflict, the SOW prevails over the MSA only with respect to commercial terms; otherwise the MSA governs.</w:t>
      </w:r>
    </w:p>
  </w:comment>
  <w:comment w:author="Sunitha Bv" w:id="8" w:date="2025-07-29T08:40:50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Included as 2.1 d)</w:t>
      </w:r>
    </w:p>
  </w:comment>
  <w:comment w:author="Abhishek Asawa" w:id="14" w:date="2025-07-28T20:31:39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days?</w:t>
      </w:r>
    </w:p>
  </w:comment>
  <w:comment w:author="Liton Das" w:id="15" w:date="2025-07-29T05:05:37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30 day</w:t>
      </w:r>
    </w:p>
  </w:comment>
  <w:comment w:author="Sunitha Bv" w:id="16" w:date="2025-07-29T08:49:32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Made it 30 days</w:t>
      </w:r>
    </w:p>
  </w:comment>
  <w:comment w:author="Abhishek Asawa" w:id="2" w:date="2025-07-28T21:04:52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including but not limited to large‑language‑model APIs provided by OpenAI, Anthropic, Google, AWS Bedrock, etc.</w:t>
      </w:r>
    </w:p>
  </w:comment>
  <w:comment w:author="Abhishek Asawa" w:id="3" w:date="2025-07-28T21:19:54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somewhere add right for Nurix to switch underlying LLM providers or model families with reasonable notice if quality, latency, pricing, or compliance improves.</w:t>
      </w:r>
    </w:p>
  </w:comment>
  <w:comment w:author="Liton Das" w:id="4" w:date="2025-07-29T05:00:37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Sunitha Bv" w:id="5" w:date="2025-07-29T09:46:49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Included as 6.2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C" w15:done="0"/>
  <w15:commentEx w15:paraId="000001AD" w15:paraIdParent="000001AC" w15:done="0"/>
  <w15:commentEx w15:paraId="000001AE" w15:done="0"/>
  <w15:commentEx w15:paraId="000001AF" w15:paraIdParent="000001AE" w15:done="0"/>
  <w15:commentEx w15:paraId="000001B0" w15:paraIdParent="000001AE" w15:done="0"/>
  <w15:commentEx w15:paraId="000001B1" w15:done="0"/>
  <w15:commentEx w15:paraId="000001BE" w15:done="0"/>
  <w15:commentEx w15:paraId="000001BF" w15:paraIdParent="000001BE" w15:done="0"/>
  <w15:commentEx w15:paraId="000001C0" w15:paraIdParent="000001BE" w15:done="0"/>
  <w15:commentEx w15:paraId="000001C3" w15:done="0"/>
  <w15:commentEx w15:paraId="000001C4" w15:paraIdParent="000001C3" w15:done="0"/>
  <w15:commentEx w15:paraId="000001C5" w15:paraIdParent="000001C3" w15:done="0"/>
  <w15:commentEx w15:paraId="000001C8" w15:done="0"/>
  <w15:commentEx w15:paraId="000001C9" w15:paraIdParent="000001C8" w15:done="0"/>
  <w15:commentEx w15:paraId="000001CA" w15:paraIdParent="000001C8" w15:done="0"/>
  <w15:commentEx w15:paraId="000001CB" w15:paraIdParent="000001C8" w15:done="0"/>
  <w15:commentEx w15:paraId="000001CC" w15:done="0"/>
  <w15:commentEx w15:paraId="000001CD" w15:paraIdParent="000001CC" w15:done="0"/>
  <w15:commentEx w15:paraId="000001CE" w15:done="0"/>
  <w15:commentEx w15:paraId="000001D8" w15:done="0"/>
  <w15:commentEx w15:paraId="000001D9" w15:paraIdParent="000001D8" w15:done="0"/>
  <w15:commentEx w15:paraId="000001DA" w15:done="0"/>
  <w15:commentEx w15:paraId="000001DB" w15:done="0"/>
  <w15:commentEx w15:paraId="000001DC" w15:paraIdParent="000001DB" w15:done="0"/>
  <w15:commentEx w15:paraId="000001DD" w15:paraIdParent="000001DB" w15:done="0"/>
  <w15:commentEx w15:paraId="000001E0" w15:done="0"/>
  <w15:commentEx w15:paraId="000001E1" w15:paraIdParent="000001E0" w15:done="0"/>
  <w15:commentEx w15:paraId="000001E6" w15:done="0"/>
  <w15:commentEx w15:paraId="000001E7" w15:paraIdParent="000001E6" w15:done="0"/>
  <w15:commentEx w15:paraId="000001E8" w15:paraIdParent="000001E6" w15:done="0"/>
  <w15:commentEx w15:paraId="000001E9" w15:done="0"/>
  <w15:commentEx w15:paraId="000001EA" w15:paraIdParent="000001E9" w15:done="0"/>
  <w15:commentEx w15:paraId="000001EB" w15:done="0"/>
  <w15:commentEx w15:paraId="000001EC" w15:done="0"/>
  <w15:commentEx w15:paraId="000001ED" w15:paraIdParent="000001EC" w15:done="0"/>
  <w15:commentEx w15:paraId="000001EE" w15:paraIdParent="000001EC" w15:done="0"/>
  <w15:commentEx w15:paraId="000001EF" w15:done="0"/>
  <w15:commentEx w15:paraId="000001F0" w15:done="0"/>
  <w15:commentEx w15:paraId="000001F1" w15:paraIdParent="000001F0" w15:done="0"/>
  <w15:commentEx w15:paraId="000001F4" w15:done="0"/>
  <w15:commentEx w15:paraId="000001F5" w15:paraIdParent="000001F4" w15:done="0"/>
  <w15:commentEx w15:paraId="000001F6" w15:done="0"/>
  <w15:commentEx w15:paraId="000001F7" w15:paraIdParent="000001F6" w15:done="0"/>
  <w15:commentEx w15:paraId="000001F8" w15:paraIdParent="000001F6" w15:done="0"/>
  <w15:commentEx w15:paraId="000001F9" w15:done="0"/>
  <w15:commentEx w15:paraId="000001FA" w15:paraIdParent="000001F9" w15:done="0"/>
  <w15:commentEx w15:paraId="000001FB" w15:paraIdParent="000001F9" w15:done="0"/>
  <w15:commentEx w15:paraId="000001FC" w15:paraIdParent="000001F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429" w:hanging="72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Roman"/>
      <w:lvlText w:val="(%2)"/>
      <w:lvlJc w:val="left"/>
      <w:pPr>
        <w:ind w:left="1800" w:hanging="720"/>
      </w:pPr>
      <w:rPr/>
    </w:lvl>
    <w:lvl w:ilvl="2">
      <w:start w:val="6"/>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4"/>
      <w:numFmt w:val="decimal"/>
      <w:lvlText w:val="%1"/>
      <w:lvlJc w:val="left"/>
      <w:pPr>
        <w:ind w:left="480" w:hanging="480"/>
      </w:pPr>
      <w:rPr/>
    </w:lvl>
    <w:lvl w:ilvl="1">
      <w:start w:val="2"/>
      <w:numFmt w:val="decimal"/>
      <w:lvlText w:val="%1.%2"/>
      <w:lvlJc w:val="left"/>
      <w:pPr>
        <w:ind w:left="840" w:hanging="48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4">
    <w:lvl w:ilvl="0">
      <w:start w:val="12"/>
      <w:numFmt w:val="decimal"/>
      <w:lvlText w:val="%1."/>
      <w:lvlJc w:val="left"/>
      <w:pPr>
        <w:ind w:left="1069" w:hanging="360"/>
      </w:pPr>
      <w:rPr/>
    </w:lvl>
    <w:lvl w:ilvl="1">
      <w:start w:val="7"/>
      <w:numFmt w:val="decimal"/>
      <w:lvlText w:val="%1.%2"/>
      <w:lvlJc w:val="left"/>
      <w:pPr>
        <w:ind w:left="1129" w:hanging="420"/>
      </w:pPr>
      <w:rPr/>
    </w:lvl>
    <w:lvl w:ilvl="2">
      <w:start w:val="1"/>
      <w:numFmt w:val="decimal"/>
      <w:lvlText w:val="%1.%2.%3"/>
      <w:lvlJc w:val="left"/>
      <w:pPr>
        <w:ind w:left="1429" w:hanging="720"/>
      </w:pPr>
      <w:rPr/>
    </w:lvl>
    <w:lvl w:ilvl="3">
      <w:start w:val="1"/>
      <w:numFmt w:val="decimal"/>
      <w:lvlText w:val="%1.%2.%3.%4"/>
      <w:lvlJc w:val="left"/>
      <w:pPr>
        <w:ind w:left="1429" w:hanging="720"/>
      </w:pPr>
      <w:rPr/>
    </w:lvl>
    <w:lvl w:ilvl="4">
      <w:start w:val="1"/>
      <w:numFmt w:val="decimal"/>
      <w:lvlText w:val="%1.%2.%3.%4.%5"/>
      <w:lvlJc w:val="left"/>
      <w:pPr>
        <w:ind w:left="1789" w:hanging="1080"/>
      </w:pPr>
      <w:rPr/>
    </w:lvl>
    <w:lvl w:ilvl="5">
      <w:start w:val="1"/>
      <w:numFmt w:val="decimal"/>
      <w:lvlText w:val="%1.%2.%3.%4.%5.%6"/>
      <w:lvlJc w:val="left"/>
      <w:pPr>
        <w:ind w:left="1789" w:hanging="1080"/>
      </w:pPr>
      <w:rPr/>
    </w:lvl>
    <w:lvl w:ilvl="6">
      <w:start w:val="1"/>
      <w:numFmt w:val="decimal"/>
      <w:lvlText w:val="%1.%2.%3.%4.%5.%6.%7"/>
      <w:lvlJc w:val="left"/>
      <w:pPr>
        <w:ind w:left="2149" w:hanging="1440"/>
      </w:pPr>
      <w:rPr/>
    </w:lvl>
    <w:lvl w:ilvl="7">
      <w:start w:val="1"/>
      <w:numFmt w:val="decimal"/>
      <w:lvlText w:val="%1.%2.%3.%4.%5.%6.%7.%8"/>
      <w:lvlJc w:val="left"/>
      <w:pPr>
        <w:ind w:left="2149" w:hanging="1440"/>
      </w:pPr>
      <w:rPr/>
    </w:lvl>
    <w:lvl w:ilvl="8">
      <w:start w:val="1"/>
      <w:numFmt w:val="decimal"/>
      <w:lvlText w:val="%1.%2.%3.%4.%5.%6.%7.%8.%9"/>
      <w:lvlJc w:val="left"/>
      <w:pPr>
        <w:ind w:left="2509" w:hanging="1800"/>
      </w:pPr>
      <w:rPr/>
    </w:lvl>
  </w:abstractNum>
  <w:abstractNum w:abstractNumId="5">
    <w:lvl w:ilvl="0">
      <w:start w:val="1"/>
      <w:numFmt w:val="lowerLetter"/>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3"/>
      <w:numFmt w:val="decimal"/>
      <w:lvlText w:val="%1"/>
      <w:lvlJc w:val="left"/>
      <w:pPr>
        <w:ind w:left="360" w:hanging="360"/>
      </w:pPr>
      <w:rPr>
        <w:sz w:val="20"/>
        <w:szCs w:val="20"/>
      </w:rPr>
    </w:lvl>
    <w:lvl w:ilvl="1">
      <w:start w:val="1"/>
      <w:numFmt w:val="decimal"/>
      <w:lvlText w:val="%1.%2"/>
      <w:lvlJc w:val="left"/>
      <w:pPr>
        <w:ind w:left="1080" w:hanging="360"/>
      </w:pPr>
      <w:rPr>
        <w:sz w:val="20"/>
        <w:szCs w:val="20"/>
      </w:rPr>
    </w:lvl>
    <w:lvl w:ilvl="2">
      <w:start w:val="1"/>
      <w:numFmt w:val="decimal"/>
      <w:lvlText w:val="%1.%2.%3"/>
      <w:lvlJc w:val="left"/>
      <w:pPr>
        <w:ind w:left="2160" w:hanging="720"/>
      </w:pPr>
      <w:rPr>
        <w:sz w:val="20"/>
        <w:szCs w:val="20"/>
      </w:rPr>
    </w:lvl>
    <w:lvl w:ilvl="3">
      <w:start w:val="1"/>
      <w:numFmt w:val="decimal"/>
      <w:lvlText w:val="%1.%2.%3.%4"/>
      <w:lvlJc w:val="left"/>
      <w:pPr>
        <w:ind w:left="2880" w:hanging="720"/>
      </w:pPr>
      <w:rPr>
        <w:sz w:val="20"/>
        <w:szCs w:val="20"/>
      </w:rPr>
    </w:lvl>
    <w:lvl w:ilvl="4">
      <w:start w:val="1"/>
      <w:numFmt w:val="decimal"/>
      <w:lvlText w:val="%1.%2.%3.%4.%5"/>
      <w:lvlJc w:val="left"/>
      <w:pPr>
        <w:ind w:left="3600" w:hanging="720"/>
      </w:pPr>
      <w:rPr>
        <w:sz w:val="20"/>
        <w:szCs w:val="20"/>
      </w:rPr>
    </w:lvl>
    <w:lvl w:ilvl="5">
      <w:start w:val="1"/>
      <w:numFmt w:val="decimal"/>
      <w:lvlText w:val="%1.%2.%3.%4.%5.%6"/>
      <w:lvlJc w:val="left"/>
      <w:pPr>
        <w:ind w:left="4680" w:hanging="1080"/>
      </w:pPr>
      <w:rPr>
        <w:sz w:val="20"/>
        <w:szCs w:val="20"/>
      </w:rPr>
    </w:lvl>
    <w:lvl w:ilvl="6">
      <w:start w:val="1"/>
      <w:numFmt w:val="decimal"/>
      <w:lvlText w:val="%1.%2.%3.%4.%5.%6.%7"/>
      <w:lvlJc w:val="left"/>
      <w:pPr>
        <w:ind w:left="5400" w:hanging="1080"/>
      </w:pPr>
      <w:rPr>
        <w:sz w:val="20"/>
        <w:szCs w:val="20"/>
      </w:rPr>
    </w:lvl>
    <w:lvl w:ilvl="7">
      <w:start w:val="1"/>
      <w:numFmt w:val="decimal"/>
      <w:lvlText w:val="%1.%2.%3.%4.%5.%6.%7.%8"/>
      <w:lvlJc w:val="left"/>
      <w:pPr>
        <w:ind w:left="6480" w:hanging="1440"/>
      </w:pPr>
      <w:rPr>
        <w:sz w:val="20"/>
        <w:szCs w:val="20"/>
      </w:rPr>
    </w:lvl>
    <w:lvl w:ilvl="8">
      <w:start w:val="1"/>
      <w:numFmt w:val="decimal"/>
      <w:lvlText w:val="%1.%2.%3.%4.%5.%6.%7.%8.%9"/>
      <w:lvlJc w:val="left"/>
      <w:pPr>
        <w:ind w:left="7200" w:hanging="1440"/>
      </w:pPr>
      <w:rPr>
        <w:sz w:val="20"/>
        <w:szCs w:val="20"/>
      </w:rPr>
    </w:lvl>
  </w:abstractNum>
  <w:abstractNum w:abstractNumId="7">
    <w:lvl w:ilvl="0">
      <w:start w:val="8"/>
      <w:numFmt w:val="decimal"/>
      <w:lvlText w:val="%1."/>
      <w:lvlJc w:val="left"/>
      <w:pPr>
        <w:ind w:left="1080" w:hanging="720"/>
      </w:pPr>
      <w:rPr/>
    </w:lvl>
    <w:lvl w:ilvl="1">
      <w:start w:val="1"/>
      <w:numFmt w:val="lowerRoman"/>
      <w:lvlText w:val="%2)"/>
      <w:lvlJc w:val="left"/>
      <w:pPr>
        <w:ind w:left="1800" w:hanging="720"/>
      </w:pPr>
      <w:rPr>
        <w:sz w:val="23"/>
        <w:szCs w:val="23"/>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rFonts w:ascii="Times New Roman" w:cs="Times New Roman" w:eastAsia="Times New Roman" w:hAnsi="Times New Roman"/>
      <w:b w:val="1"/>
      <w:sz w:val="20"/>
      <w:szCs w:val="20"/>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B31BEB"/>
    <w:pPr>
      <w:jc w:val="both"/>
    </w:pPr>
    <w:rPr>
      <w:rFonts w:ascii="Times New Roman" w:hAnsi="Times New Roman"/>
      <w:sz w:val="20"/>
      <w:szCs w:val="20"/>
      <w:lang w:val="en-US"/>
    </w:rPr>
  </w:style>
  <w:style w:type="character" w:styleId="BodyTextChar" w:customStyle="1">
    <w:name w:val="Body Text Char"/>
    <w:basedOn w:val="DefaultParagraphFont"/>
    <w:link w:val="BodyText"/>
    <w:rsid w:val="00B31BEB"/>
    <w:rPr>
      <w:rFonts w:ascii="Times New Roman" w:cs="Times New Roman" w:eastAsia="Times New Roman" w:hAnsi="Times New Roman"/>
      <w:sz w:val="20"/>
      <w:szCs w:val="20"/>
      <w:lang w:val="en-US"/>
    </w:rPr>
  </w:style>
  <w:style w:type="paragraph" w:styleId="BodyText2">
    <w:name w:val="Body Text 2"/>
    <w:basedOn w:val="Normal"/>
    <w:link w:val="BodyText2Char"/>
    <w:uiPriority w:val="99"/>
    <w:unhideWhenUsed w:val="1"/>
    <w:rsid w:val="00814AA3"/>
    <w:pPr>
      <w:spacing w:after="120" w:line="480" w:lineRule="auto"/>
    </w:pPr>
  </w:style>
  <w:style w:type="character" w:styleId="BodyText2Char" w:customStyle="1">
    <w:name w:val="Body Text 2 Char"/>
    <w:basedOn w:val="DefaultParagraphFont"/>
    <w:link w:val="BodyText2"/>
    <w:uiPriority w:val="99"/>
    <w:rsid w:val="00814AA3"/>
    <w:rPr>
      <w:rFonts w:ascii="Arial" w:cs="Times New Roman" w:eastAsia="Times New Roman" w:hAnsi="Arial"/>
      <w:szCs w:val="24"/>
      <w:lang w:val="en-CA"/>
    </w:rPr>
  </w:style>
  <w:style w:type="character" w:styleId="Heading1Char" w:customStyle="1">
    <w:name w:val="Heading 1 Char"/>
    <w:basedOn w:val="DefaultParagraphFont"/>
    <w:link w:val="Heading1"/>
    <w:rsid w:val="00814AA3"/>
    <w:rPr>
      <w:rFonts w:ascii="Times New Roman" w:cs="Times New Roman" w:eastAsia="Times New Roman" w:hAnsi="Times New Roman"/>
      <w:b w:val="1"/>
      <w:sz w:val="20"/>
      <w:szCs w:val="20"/>
      <w:lang w:val="en-US"/>
    </w:rPr>
  </w:style>
  <w:style w:type="paragraph" w:styleId="ListParagraph">
    <w:name w:val="List Paragraph"/>
    <w:basedOn w:val="Normal"/>
    <w:uiPriority w:val="34"/>
    <w:qFormat w:val="1"/>
    <w:rsid w:val="00814AA3"/>
    <w:pPr>
      <w:spacing w:after="200" w:line="276" w:lineRule="auto"/>
      <w:ind w:left="720"/>
      <w:contextualSpacing w:val="1"/>
    </w:pPr>
    <w:rPr>
      <w:rFonts w:ascii="Calibri" w:eastAsia="Calibri" w:hAnsi="Calibri"/>
      <w:szCs w:val="22"/>
      <w:lang w:val="en-IN"/>
    </w:rPr>
  </w:style>
  <w:style w:type="character" w:styleId="Heading2Char" w:customStyle="1">
    <w:name w:val="Heading 2 Char"/>
    <w:basedOn w:val="DefaultParagraphFont"/>
    <w:link w:val="Heading2"/>
    <w:uiPriority w:val="9"/>
    <w:semiHidden w:val="1"/>
    <w:rsid w:val="004D5387"/>
    <w:rPr>
      <w:rFonts w:asciiTheme="majorHAnsi" w:cstheme="majorBidi" w:eastAsiaTheme="majorEastAsia" w:hAnsiTheme="majorHAnsi"/>
      <w:b w:val="1"/>
      <w:bCs w:val="1"/>
      <w:color w:val="4f81bd" w:themeColor="accent1"/>
      <w:sz w:val="26"/>
      <w:szCs w:val="26"/>
      <w:lang w:val="en-CA"/>
    </w:rPr>
  </w:style>
  <w:style w:type="paragraph" w:styleId="BodyTextIndent2">
    <w:name w:val="Body Text Indent 2"/>
    <w:basedOn w:val="Normal"/>
    <w:link w:val="BodyTextIndent2Char"/>
    <w:uiPriority w:val="99"/>
    <w:unhideWhenUsed w:val="1"/>
    <w:rsid w:val="000C3366"/>
    <w:pPr>
      <w:spacing w:after="120" w:line="480" w:lineRule="auto"/>
      <w:ind w:left="283"/>
    </w:pPr>
  </w:style>
  <w:style w:type="character" w:styleId="BodyTextIndent2Char" w:customStyle="1">
    <w:name w:val="Body Text Indent 2 Char"/>
    <w:basedOn w:val="DefaultParagraphFont"/>
    <w:link w:val="BodyTextIndent2"/>
    <w:uiPriority w:val="99"/>
    <w:rsid w:val="000C3366"/>
    <w:rPr>
      <w:rFonts w:ascii="Arial" w:cs="Times New Roman" w:eastAsia="Times New Roman" w:hAnsi="Arial"/>
      <w:szCs w:val="24"/>
      <w:lang w:val="en-CA"/>
    </w:rPr>
  </w:style>
  <w:style w:type="paragraph" w:styleId="BodyText21" w:customStyle="1">
    <w:name w:val="Body Text 21"/>
    <w:aliases w:val="bt2"/>
    <w:rsid w:val="004E0125"/>
    <w:pPr>
      <w:widowControl w:val="0"/>
      <w:spacing w:after="0" w:line="240" w:lineRule="auto"/>
      <w:jc w:val="both"/>
    </w:pPr>
    <w:rPr>
      <w:rFonts w:ascii="Times New Roman" w:cs="Times New Roman" w:eastAsia="ヒラギノ角ゴ Pro W3" w:hAnsi="Times New Roman"/>
      <w:color w:val="000000"/>
      <w:sz w:val="20"/>
      <w:szCs w:val="20"/>
      <w:lang w:val="en-US"/>
    </w:rPr>
  </w:style>
  <w:style w:type="paragraph" w:styleId="BodyTextIndent">
    <w:name w:val="Body Text Indent"/>
    <w:basedOn w:val="Normal"/>
    <w:link w:val="BodyTextIndentChar"/>
    <w:uiPriority w:val="99"/>
    <w:semiHidden w:val="1"/>
    <w:unhideWhenUsed w:val="1"/>
    <w:rsid w:val="009154DB"/>
    <w:pPr>
      <w:spacing w:after="120"/>
      <w:ind w:left="283"/>
    </w:pPr>
  </w:style>
  <w:style w:type="character" w:styleId="BodyTextIndentChar" w:customStyle="1">
    <w:name w:val="Body Text Indent Char"/>
    <w:basedOn w:val="DefaultParagraphFont"/>
    <w:link w:val="BodyTextIndent"/>
    <w:uiPriority w:val="99"/>
    <w:semiHidden w:val="1"/>
    <w:rsid w:val="009154DB"/>
    <w:rPr>
      <w:rFonts w:ascii="Arial" w:cs="Times New Roman" w:eastAsia="Times New Roman" w:hAnsi="Arial"/>
      <w:szCs w:val="24"/>
      <w:lang w:val="en-CA"/>
    </w:rPr>
  </w:style>
  <w:style w:type="paragraph" w:styleId="HTMLPreformatted">
    <w:name w:val="HTML Preformatted"/>
    <w:basedOn w:val="Normal"/>
    <w:link w:val="HTMLPreformattedChar"/>
    <w:semiHidden w:val="1"/>
    <w:unhideWhenUsed w:val="1"/>
    <w:rsid w:val="00915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Courier New" w:hAnsi="Courier New"/>
      <w:sz w:val="20"/>
      <w:szCs w:val="20"/>
      <w:lang w:val="en-US"/>
    </w:rPr>
  </w:style>
  <w:style w:type="character" w:styleId="HTMLPreformattedChar" w:customStyle="1">
    <w:name w:val="HTML Preformatted Char"/>
    <w:basedOn w:val="DefaultParagraphFont"/>
    <w:link w:val="HTMLPreformatted"/>
    <w:semiHidden w:val="1"/>
    <w:rsid w:val="009154DB"/>
    <w:rPr>
      <w:rFonts w:ascii="Courier New" w:cs="Courier New" w:eastAsia="Courier New" w:hAnsi="Courier New"/>
      <w:sz w:val="20"/>
      <w:szCs w:val="20"/>
      <w:lang w:val="en-US"/>
    </w:rPr>
  </w:style>
  <w:style w:type="paragraph" w:styleId="ArticleL2" w:customStyle="1">
    <w:name w:val="Article_L2"/>
    <w:basedOn w:val="ArticleL1"/>
    <w:next w:val="BodyText"/>
    <w:rsid w:val="009154DB"/>
    <w:pPr>
      <w:numPr>
        <w:ilvl w:val="1"/>
      </w:numPr>
      <w:spacing w:before="0"/>
      <w:jc w:val="left"/>
      <w:outlineLvl w:val="1"/>
    </w:pPr>
    <w:rPr>
      <w:rFonts w:ascii="Times New Roman" w:cs="Times New Roman" w:hAnsi="Times New Roman"/>
    </w:rPr>
  </w:style>
  <w:style w:type="paragraph" w:styleId="ArticleL1" w:customStyle="1">
    <w:name w:val="Article_L1"/>
    <w:basedOn w:val="Normal"/>
    <w:next w:val="ArticleL2"/>
    <w:rsid w:val="009154DB"/>
    <w:pPr>
      <w:keepNext w:val="1"/>
      <w:numPr>
        <w:numId w:val="8"/>
      </w:numPr>
      <w:spacing w:after="240" w:before="240"/>
      <w:jc w:val="center"/>
      <w:outlineLvl w:val="0"/>
    </w:pPr>
    <w:rPr>
      <w:rFonts w:cs="Arial"/>
      <w:b w:val="1"/>
      <w:sz w:val="24"/>
      <w:szCs w:val="20"/>
      <w:lang w:val="en-US"/>
    </w:rPr>
  </w:style>
  <w:style w:type="paragraph" w:styleId="ArticleL4" w:customStyle="1">
    <w:name w:val="Article_L4"/>
    <w:basedOn w:val="Normal"/>
    <w:rsid w:val="009154DB"/>
    <w:pPr>
      <w:numPr>
        <w:ilvl w:val="3"/>
        <w:numId w:val="8"/>
      </w:numPr>
      <w:spacing w:after="240"/>
      <w:jc w:val="both"/>
      <w:outlineLvl w:val="3"/>
    </w:pPr>
    <w:rPr>
      <w:rFonts w:ascii="Times New Roman" w:hAnsi="Times New Roman"/>
      <w:sz w:val="24"/>
      <w:lang w:val="en-US"/>
    </w:rPr>
  </w:style>
  <w:style w:type="paragraph" w:styleId="ArticleL5" w:customStyle="1">
    <w:name w:val="Article_L5"/>
    <w:basedOn w:val="ArticleL4"/>
    <w:rsid w:val="009154DB"/>
    <w:pPr>
      <w:numPr>
        <w:ilvl w:val="4"/>
      </w:numPr>
      <w:outlineLvl w:val="4"/>
    </w:pPr>
  </w:style>
  <w:style w:type="paragraph" w:styleId="ArticleL6" w:customStyle="1">
    <w:name w:val="Article_L6"/>
    <w:basedOn w:val="ArticleL5"/>
    <w:rsid w:val="009154DB"/>
    <w:pPr>
      <w:numPr>
        <w:ilvl w:val="5"/>
      </w:numPr>
      <w:tabs>
        <w:tab w:val="clear" w:pos="1440"/>
        <w:tab w:val="num" w:pos="3240"/>
      </w:tabs>
      <w:ind w:left="3240" w:hanging="1080"/>
      <w:outlineLvl w:val="5"/>
    </w:pPr>
  </w:style>
  <w:style w:type="paragraph" w:styleId="ArticleL7" w:customStyle="1">
    <w:name w:val="Article_L7"/>
    <w:basedOn w:val="ArticleL6"/>
    <w:rsid w:val="009154DB"/>
    <w:pPr>
      <w:numPr>
        <w:ilvl w:val="6"/>
      </w:numPr>
      <w:tabs>
        <w:tab w:val="clear" w:pos="2160"/>
        <w:tab w:val="num" w:pos="3960"/>
      </w:tabs>
      <w:ind w:left="3960" w:hanging="1440"/>
      <w:jc w:val="left"/>
      <w:outlineLvl w:val="6"/>
    </w:pPr>
  </w:style>
  <w:style w:type="paragraph" w:styleId="ArticleL8" w:customStyle="1">
    <w:name w:val="Article_L8"/>
    <w:basedOn w:val="ArticleL7"/>
    <w:rsid w:val="009154DB"/>
    <w:pPr>
      <w:numPr>
        <w:ilvl w:val="7"/>
      </w:numPr>
      <w:tabs>
        <w:tab w:val="clear" w:pos="2880"/>
        <w:tab w:val="num" w:pos="4320"/>
      </w:tabs>
      <w:ind w:left="4320" w:hanging="1440"/>
      <w:outlineLvl w:val="7"/>
    </w:pPr>
  </w:style>
  <w:style w:type="paragraph" w:styleId="ArticleL9" w:customStyle="1">
    <w:name w:val="Article_L9"/>
    <w:basedOn w:val="ArticleL8"/>
    <w:rsid w:val="009154DB"/>
    <w:pPr>
      <w:numPr>
        <w:ilvl w:val="8"/>
      </w:numPr>
      <w:tabs>
        <w:tab w:val="clear" w:pos="3600"/>
        <w:tab w:val="num" w:pos="5040"/>
      </w:tabs>
      <w:ind w:left="5040" w:hanging="1800"/>
      <w:outlineLvl w:val="8"/>
    </w:pPr>
  </w:style>
  <w:style w:type="paragraph" w:styleId="ArticleL3" w:customStyle="1">
    <w:name w:val="Article_L3"/>
    <w:next w:val="Normal"/>
    <w:rsid w:val="009154DB"/>
    <w:pPr>
      <w:numPr>
        <w:ilvl w:val="2"/>
        <w:numId w:val="8"/>
      </w:numPr>
      <w:spacing w:after="240" w:line="240" w:lineRule="auto"/>
      <w:jc w:val="both"/>
      <w:outlineLvl w:val="2"/>
    </w:pPr>
    <w:rPr>
      <w:rFonts w:ascii="Times New Roman" w:cs="Times New Roman" w:eastAsia="Times New Roman" w:hAnsi="Times New Roman"/>
      <w:sz w:val="24"/>
      <w:szCs w:val="24"/>
      <w:lang w:val="en-US"/>
    </w:rPr>
  </w:style>
  <w:style w:type="paragraph" w:styleId="SubHead" w:customStyle="1">
    <w:name w:val="SubHead"/>
    <w:basedOn w:val="Normal"/>
    <w:next w:val="Heading2"/>
    <w:rsid w:val="009154DB"/>
    <w:pPr>
      <w:keepNext w:val="1"/>
    </w:pPr>
    <w:rPr>
      <w:rFonts w:ascii="Times New Roman" w:hAnsi="Times New Roman"/>
      <w:b w:val="1"/>
      <w:sz w:val="23"/>
      <w:szCs w:val="20"/>
      <w:lang w:val="en-AU"/>
    </w:rPr>
  </w:style>
  <w:style w:type="paragraph" w:styleId="LegalLevel1" w:customStyle="1">
    <w:name w:val=".Legal Level 1"/>
    <w:basedOn w:val="Normal"/>
    <w:rsid w:val="009154DB"/>
    <w:pPr>
      <w:numPr>
        <w:numId w:val="10"/>
      </w:numPr>
      <w:spacing w:after="120" w:before="120"/>
      <w:jc w:val="both"/>
    </w:pPr>
    <w:rPr>
      <w:color w:val="000000"/>
      <w:szCs w:val="20"/>
      <w:lang w:val="en-US"/>
    </w:rPr>
  </w:style>
  <w:style w:type="paragraph" w:styleId="LegalLevel2" w:customStyle="1">
    <w:name w:val=".Legal Level 2"/>
    <w:basedOn w:val="Normal"/>
    <w:rsid w:val="009154DB"/>
    <w:pPr>
      <w:numPr>
        <w:ilvl w:val="1"/>
        <w:numId w:val="10"/>
      </w:numPr>
      <w:spacing w:after="120" w:before="120"/>
      <w:jc w:val="both"/>
      <w:outlineLvl w:val="1"/>
    </w:pPr>
    <w:rPr>
      <w:color w:val="000000"/>
      <w:szCs w:val="20"/>
      <w:lang w:val="en-US"/>
    </w:rPr>
  </w:style>
  <w:style w:type="paragraph" w:styleId="LegalLevel3" w:customStyle="1">
    <w:name w:val=".Legal Level 3"/>
    <w:basedOn w:val="Normal"/>
    <w:rsid w:val="009154DB"/>
    <w:pPr>
      <w:numPr>
        <w:ilvl w:val="2"/>
        <w:numId w:val="10"/>
      </w:numPr>
      <w:spacing w:before="120"/>
      <w:jc w:val="both"/>
    </w:pPr>
    <w:rPr>
      <w:color w:val="000000"/>
      <w:szCs w:val="20"/>
      <w:lang w:val="en-US"/>
    </w:rPr>
  </w:style>
  <w:style w:type="paragraph" w:styleId="LegalLevel4" w:customStyle="1">
    <w:name w:val=".Legal Level 4"/>
    <w:basedOn w:val="Normal"/>
    <w:rsid w:val="009154DB"/>
    <w:pPr>
      <w:numPr>
        <w:ilvl w:val="3"/>
        <w:numId w:val="10"/>
      </w:numPr>
      <w:spacing w:after="120" w:before="120"/>
    </w:pPr>
    <w:rPr>
      <w:szCs w:val="20"/>
      <w:lang w:val="en-US"/>
    </w:rPr>
  </w:style>
  <w:style w:type="paragraph" w:styleId="toa" w:customStyle="1">
    <w:name w:val="toa"/>
    <w:basedOn w:val="Normal"/>
    <w:rsid w:val="00D44884"/>
    <w:pPr>
      <w:tabs>
        <w:tab w:val="left" w:pos="9000"/>
        <w:tab w:val="right" w:pos="9360"/>
      </w:tabs>
      <w:suppressAutoHyphens w:val="1"/>
    </w:pPr>
    <w:rPr>
      <w:rFonts w:ascii="Courier New" w:hAnsi="Courier New"/>
      <w:sz w:val="24"/>
      <w:szCs w:val="20"/>
      <w:lang w:val="en-US"/>
    </w:rPr>
  </w:style>
  <w:style w:type="paragraph" w:styleId="Heading2NoNumber" w:customStyle="1">
    <w:name w:val="Heading 2 No Number"/>
    <w:basedOn w:val="Normal"/>
    <w:rsid w:val="00D44884"/>
    <w:pPr>
      <w:autoSpaceDE w:val="0"/>
      <w:autoSpaceDN w:val="0"/>
      <w:spacing w:after="120" w:before="120"/>
      <w:ind w:left="720"/>
    </w:pPr>
    <w:rPr>
      <w:rFonts w:ascii="Times New Roman" w:hAnsi="Times New Roman"/>
      <w:sz w:val="24"/>
      <w:lang w:val="en-US"/>
    </w:rPr>
  </w:style>
  <w:style w:type="paragraph" w:styleId="Header">
    <w:name w:val="header"/>
    <w:basedOn w:val="Normal"/>
    <w:link w:val="HeaderChar"/>
    <w:uiPriority w:val="99"/>
    <w:unhideWhenUsed w:val="1"/>
    <w:rsid w:val="00713BC2"/>
    <w:pPr>
      <w:tabs>
        <w:tab w:val="center" w:pos="4680"/>
        <w:tab w:val="right" w:pos="9360"/>
      </w:tabs>
    </w:pPr>
  </w:style>
  <w:style w:type="character" w:styleId="HeaderChar" w:customStyle="1">
    <w:name w:val="Header Char"/>
    <w:basedOn w:val="DefaultParagraphFont"/>
    <w:link w:val="Header"/>
    <w:uiPriority w:val="99"/>
    <w:rsid w:val="00713BC2"/>
    <w:rPr>
      <w:rFonts w:ascii="Arial" w:cs="Times New Roman" w:eastAsia="Times New Roman" w:hAnsi="Arial"/>
      <w:szCs w:val="24"/>
      <w:lang w:val="en-CA"/>
    </w:rPr>
  </w:style>
  <w:style w:type="paragraph" w:styleId="Footer">
    <w:name w:val="footer"/>
    <w:basedOn w:val="Normal"/>
    <w:link w:val="FooterChar"/>
    <w:uiPriority w:val="99"/>
    <w:unhideWhenUsed w:val="1"/>
    <w:rsid w:val="00713BC2"/>
    <w:pPr>
      <w:tabs>
        <w:tab w:val="center" w:pos="4680"/>
        <w:tab w:val="right" w:pos="9360"/>
      </w:tabs>
    </w:pPr>
  </w:style>
  <w:style w:type="character" w:styleId="FooterChar" w:customStyle="1">
    <w:name w:val="Footer Char"/>
    <w:basedOn w:val="DefaultParagraphFont"/>
    <w:link w:val="Footer"/>
    <w:uiPriority w:val="99"/>
    <w:rsid w:val="00713BC2"/>
    <w:rPr>
      <w:rFonts w:ascii="Arial" w:cs="Times New Roman" w:eastAsia="Times New Roman" w:hAnsi="Arial"/>
      <w:szCs w:val="24"/>
      <w:lang w:val="en-CA"/>
    </w:rPr>
  </w:style>
  <w:style w:type="paragraph" w:styleId="NormalWeb">
    <w:name w:val="Normal (Web)"/>
    <w:basedOn w:val="Normal"/>
    <w:uiPriority w:val="99"/>
    <w:semiHidden w:val="1"/>
    <w:unhideWhenUsed w:val="1"/>
    <w:rsid w:val="00783AE3"/>
    <w:rPr>
      <w:rFonts w:ascii="Times New Roman" w:hAnsi="Times New Roman"/>
      <w:sz w:val="24"/>
    </w:rPr>
  </w:style>
  <w:style w:type="character" w:styleId="Strong">
    <w:name w:val="Strong"/>
    <w:basedOn w:val="DefaultParagraphFont"/>
    <w:uiPriority w:val="22"/>
    <w:qFormat w:val="1"/>
    <w:rsid w:val="00296245"/>
    <w:rPr>
      <w:b w:val="1"/>
      <w:bCs w:val="1"/>
    </w:rPr>
  </w:style>
  <w:style w:type="character" w:styleId="Heading3Char" w:customStyle="1">
    <w:name w:val="Heading 3 Char"/>
    <w:basedOn w:val="DefaultParagraphFont"/>
    <w:link w:val="Heading3"/>
    <w:uiPriority w:val="9"/>
    <w:semiHidden w:val="1"/>
    <w:rsid w:val="00E6663F"/>
    <w:rPr>
      <w:rFonts w:asciiTheme="majorHAnsi" w:cstheme="majorBidi" w:eastAsiaTheme="majorEastAsia" w:hAnsiTheme="majorHAnsi"/>
      <w:color w:val="243f60" w:themeColor="accent1" w:themeShade="00007F"/>
      <w:sz w:val="24"/>
      <w:szCs w:val="24"/>
      <w:lang w:val="en-CA"/>
    </w:rPr>
  </w:style>
  <w:style w:type="table" w:styleId="Table1">
    <w:basedOn w:val="TableNormal"/>
    <w:tblPr>
      <w:tblStyleRowBandSize w:val="1"/>
      <w:tblStyleColBandSize w:val="1"/>
      <w:tblCellMar>
        <w:top w:w="100.0" w:type="dxa"/>
        <w:left w:w="100.0" w:type="dxa"/>
        <w:bottom w:w="100.0" w:type="dxa"/>
        <w:right w:w="100.0" w:type="dxa"/>
      </w:tblCellMar>
    </w:tbl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CommentSubjectChar" w:customStyle="1">
    <w:name w:val="Comment Subject Char"/>
    <w:basedOn w:val="CommentTextChar"/>
    <w:link w:val="CommentSubject"/>
    <w:uiPriority w:val="99"/>
    <w:semiHidden w:val="1"/>
    <w:rPr>
      <w:b w:val="1"/>
      <w:bCs w:val="1"/>
      <w:sz w:val="20"/>
      <w:szCs w:val="2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fSVPhU1j9/E+NNWqEJs4W7rM9w==">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2025-07-25T16:56:00Z</dcterms:created>
  <dc:creator>Sunitha BV</dc:creator>
</cp:coreProperties>
</file>