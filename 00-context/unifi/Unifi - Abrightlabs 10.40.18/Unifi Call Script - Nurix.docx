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30"/>
          <w:szCs w:val="30"/>
          <w:u w:val="single"/>
        </w:rPr>
      </w:pPr>
      <w:r w:rsidDel="00000000" w:rsidR="00000000" w:rsidRPr="00000000">
        <w:rPr>
          <w:rFonts w:ascii="Calibri" w:cs="Calibri" w:eastAsia="Calibri" w:hAnsi="Calibri"/>
          <w:b w:val="1"/>
          <w:bCs w:val="1"/>
          <w:sz w:val="30"/>
          <w:szCs w:val="30"/>
          <w:u w:val="single"/>
          <w:rtl w:val="0"/>
        </w:rPr>
        <w:t xml:space="preserve">Unifi Call Flow Script</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Introduction:</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Aptos" w:cs="Aptos" w:eastAsia="Aptos" w:hAnsi="Aptos"/>
          <w:sz w:val="24"/>
          <w:szCs w:val="24"/>
        </w:rPr>
      </w:pPr>
      <w:r w:rsidDel="00000000" w:rsidR="00000000" w:rsidRPr="00000000">
        <w:rPr>
          <w:rFonts w:ascii="Calibri" w:cs="Calibri" w:eastAsia="Calibri" w:hAnsi="Calibri"/>
          <w:rtl w:val="0"/>
        </w:rPr>
        <w:t xml:space="preserve">Hi my name is &lt;agent name&gt;. Thanks for calling Unifi Aviation for initial screening. Unifi Aviation is North America’s largest aviation services provider offering a wide array of services including baggage handling, aircraft cleaning, passenger services, janitorial, and customer service.  </w:t>
      </w:r>
      <w:r w:rsidDel="00000000" w:rsidR="00000000" w:rsidRPr="00000000">
        <w:rPr>
          <w:rtl w:val="0"/>
        </w:rPr>
      </w:r>
    </w:p>
    <w:p w:rsidR="00000000" w:rsidDel="00000000" w:rsidP="00000000" w:rsidRDefault="00000000" w:rsidRPr="00000000" w14:paraId="00000006">
      <w:pPr>
        <w:rPr>
          <w:ins w:author="Anonymous" w:id="0" w:date="2025-09-18T21:42:09Z"/>
          <w:rFonts w:ascii="Calibri" w:cs="Calibri" w:eastAsia="Calibri" w:hAnsi="Calibri"/>
        </w:rPr>
      </w:pPr>
      <w:r w:rsidDel="00000000" w:rsidR="00000000" w:rsidRPr="00000000">
        <w:rPr>
          <w:rFonts w:ascii="Calibri" w:cs="Calibri" w:eastAsia="Calibri" w:hAnsi="Calibri"/>
          <w:rtl w:val="0"/>
        </w:rPr>
        <w:t xml:space="preserve">Please note that this call will be recorded for quality purposes and will not be used for rejection of your application.</w:t>
      </w:r>
      <w:ins w:author="Anonymous" w:id="0" w:date="2025-09-18T21:42:09Z">
        <w:r w:rsidDel="00000000" w:rsidR="00000000" w:rsidRPr="00000000">
          <w:rPr>
            <w:rtl w:val="0"/>
          </w:rPr>
        </w:r>
      </w:ins>
    </w:p>
    <w:p w:rsidR="00000000" w:rsidDel="00000000" w:rsidP="00000000" w:rsidRDefault="00000000" w:rsidRPr="00000000" w14:paraId="00000007">
      <w:pPr>
        <w:rPr>
          <w:ins w:author="Anonymous" w:id="0" w:date="2025-09-18T21:42:09Z"/>
          <w:del w:author="Tom Russo" w:id="1" w:date="2025-09-19T09:51:04Z"/>
          <w:rFonts w:ascii="Calibri" w:cs="Calibri" w:eastAsia="Calibri" w:hAnsi="Calibri"/>
        </w:rPr>
      </w:pPr>
      <w:ins w:author="Anonymous" w:id="0" w:date="2025-09-18T21:42:09Z">
        <w:del w:author="Tom Russo" w:id="1" w:date="2025-09-19T09:51:04Z">
          <w:r w:rsidDel="00000000" w:rsidR="00000000" w:rsidRPr="00000000">
            <w:rPr>
              <w:rtl w:val="0"/>
            </w:rPr>
          </w:r>
        </w:del>
      </w:ins>
    </w:p>
    <w:p w:rsidR="00000000" w:rsidDel="00000000" w:rsidP="00000000" w:rsidRDefault="00000000" w:rsidRPr="00000000" w14:paraId="00000008">
      <w:pPr>
        <w:rPr>
          <w:del w:author="Tom Russo" w:id="1" w:date="2025-09-19T09:51:04Z"/>
          <w:rFonts w:ascii="Calibri" w:cs="Calibri" w:eastAsia="Calibri" w:hAnsi="Calibri"/>
        </w:rPr>
      </w:pPr>
      <w:del w:author="Tom Russo" w:id="1" w:date="2025-09-19T09:51:04Z">
        <w:r w:rsidDel="00000000" w:rsidR="00000000" w:rsidRPr="00000000">
          <w:rPr>
            <w:rtl w:val="0"/>
          </w:rPr>
        </w:r>
      </w:del>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Confirm Candidate details:</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Can you please confirm if I am talking to &lt;candidate name&gt; and the job you applied for is &lt;job role&gt;?</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rPr>
      </w:pPr>
      <w:commentRangeStart w:id="0"/>
      <w:r w:rsidDel="00000000" w:rsidR="00000000" w:rsidRPr="00000000">
        <w:rPr>
          <w:rFonts w:ascii="Calibri" w:cs="Calibri" w:eastAsia="Calibri" w:hAnsi="Calibri"/>
          <w:b w:val="1"/>
          <w:bCs w:val="1"/>
          <w:rtl w:val="0"/>
        </w:rPr>
        <w:t xml:space="preserve">Screening questions: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Thank you for the confirmation. During this call, I’ll ask you three questions focused on Safety, Reliability, and Teamwork. These questions will give you the chance to highlight your skills and show how they connect to the role you applied for. You’ll have up to 90 seconds to respond to each question, and if you’d like me to repeat anything, just let me know. Once we finish, you can ask me any questions. Are you ready to get started?</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b w:val="1"/>
          <w:bCs w:val="1"/>
          <w:rtl w:val="0"/>
        </w:rPr>
        <w:t xml:space="preserve">Question 1</w:t>
      </w:r>
      <w:r w:rsidDel="00000000" w:rsidR="00000000" w:rsidRPr="00000000">
        <w:rPr>
          <w:rFonts w:ascii="Calibri" w:cs="Calibri" w:eastAsia="Calibri" w:hAnsi="Calibri"/>
          <w:rtl w:val="0"/>
        </w:rPr>
        <w:t xml:space="preserve">: You're working at the airport and see a coworker not following a safety rule—for example, they aren't wearing required gear. What would you do?</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b w:val="1"/>
          <w:bCs w:val="1"/>
          <w:rtl w:val="0"/>
        </w:rPr>
        <w:t xml:space="preserve">Question 2</w:t>
      </w:r>
      <w:r w:rsidDel="00000000" w:rsidR="00000000" w:rsidRPr="00000000">
        <w:rPr>
          <w:rFonts w:ascii="Calibri" w:cs="Calibri" w:eastAsia="Calibri" w:hAnsi="Calibri"/>
          <w:rtl w:val="0"/>
        </w:rPr>
        <w:t xml:space="preserve">: How would you ensure to arrive on time and be prepared for the start of your shift, given that punctuality is very essential for us?</w:t>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b w:val="1"/>
          <w:bCs w:val="1"/>
          <w:rtl w:val="0"/>
        </w:rPr>
        <w:t xml:space="preserve">Question 3</w:t>
      </w:r>
      <w:r w:rsidDel="00000000" w:rsidR="00000000" w:rsidRPr="00000000">
        <w:rPr>
          <w:rFonts w:ascii="Calibri" w:cs="Calibri" w:eastAsia="Calibri" w:hAnsi="Calibri"/>
          <w:rtl w:val="0"/>
        </w:rPr>
        <w:t xml:space="preserve">: You're on a team doing a time-sensitive task like helping passengers, handling bags, or cleaning a plane and someone on your team is falling behind. What would you do?</w:t>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Closing:</w:t>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That covers all the questions we have for you today. Thank you for your time and we will have our team get in touch with you for the next steps. Have a great rest of the day.</w:t>
      </w: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runa Uppala" w:id="0" w:date="2025-09-15T11:06:41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to this sheet for all phrases/words that should be used for qualifying the candidate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https://docs.google.com/document/d/1AWVa2cIJCSMBJc-wk_1iGrIUrr_lc7gA/edit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