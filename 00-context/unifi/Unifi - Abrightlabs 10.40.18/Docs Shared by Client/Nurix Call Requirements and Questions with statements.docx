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rPr>
      </w:pPr>
      <w:r w:rsidDel="00000000" w:rsidR="00000000" w:rsidRPr="00000000">
        <w:rPr>
          <w:b w:val="1"/>
          <w:rtl w:val="0"/>
        </w:rPr>
        <w:t xml:space="preserve">Nurix Questions &amp; Call Requirements </w:t>
      </w:r>
    </w:p>
    <w:p w:rsidR="00000000" w:rsidDel="00000000" w:rsidP="00000000" w:rsidRDefault="00000000" w:rsidRPr="00000000" w14:paraId="00000002">
      <w:pPr>
        <w:pStyle w:val="Heading2"/>
        <w:rPr>
          <w:b w:val="1"/>
        </w:rPr>
      </w:pPr>
      <w:r w:rsidDel="00000000" w:rsidR="00000000" w:rsidRPr="00000000">
        <w:rPr>
          <w:b w:val="1"/>
          <w:rtl w:val="0"/>
        </w:rPr>
        <w:t xml:space="preserve">Intro- </w:t>
      </w:r>
    </w:p>
    <w:p w:rsidR="00000000" w:rsidDel="00000000" w:rsidP="00000000" w:rsidRDefault="00000000" w:rsidRPr="00000000" w14:paraId="00000003">
      <w:pPr>
        <w:rPr/>
      </w:pPr>
      <w:r w:rsidDel="00000000" w:rsidR="00000000" w:rsidRPr="00000000">
        <w:rPr>
          <w:rtl w:val="0"/>
        </w:rPr>
        <w:t xml:space="preserve">“Hi, and thank you for taking the time to speak with me today. My name is Alex, and I’m a virtual recruiter with Unifi. During this call, I’ll ask you three questions focused on Safety, Reliability, and Teamwork. These questions will give you the chance to highlight your skills and show how they connect to the role you applied for. You’ll have up to 90 seconds to respond to each question, and if you’d like me to repeat anything, just let me know. Once we finish, you can ask me any questions. Are you ready to get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rPr>
      </w:pPr>
      <w:r w:rsidDel="00000000" w:rsidR="00000000" w:rsidRPr="00000000">
        <w:rPr>
          <w:b w:val="1"/>
          <w:rtl w:val="0"/>
        </w:rPr>
        <w:t xml:space="preserve">Question Overview- </w:t>
      </w:r>
    </w:p>
    <w:p w:rsidR="00000000" w:rsidDel="00000000" w:rsidP="00000000" w:rsidRDefault="00000000" w:rsidRPr="00000000" w14:paraId="00000006">
      <w:pPr>
        <w:rPr/>
      </w:pPr>
      <w:r w:rsidDel="00000000" w:rsidR="00000000" w:rsidRPr="00000000">
        <w:rPr>
          <w:rtl w:val="0"/>
        </w:rPr>
        <w:t xml:space="preserve">All candidates will be asked the same 3 questions. We will ask the question and Nurix w</w:t>
      </w:r>
      <w:sdt>
        <w:sdtPr>
          <w:id w:val="1178295069"/>
          <w:tag w:val="goog_rdk_0"/>
        </w:sdtPr>
        <w:sdtContent>
          <w:commentRangeStart w:id="0"/>
        </w:sdtContent>
      </w:sdt>
      <w:r w:rsidDel="00000000" w:rsidR="00000000" w:rsidRPr="00000000">
        <w:rPr>
          <w:rtl w:val="0"/>
        </w:rPr>
        <w:t xml:space="preserve">ill evaluate the</w:t>
      </w:r>
      <w:commentRangeEnd w:id="0"/>
      <w:r w:rsidDel="00000000" w:rsidR="00000000" w:rsidRPr="00000000">
        <w:commentReference w:id="0"/>
      </w:r>
      <w:r w:rsidDel="00000000" w:rsidR="00000000" w:rsidRPr="00000000">
        <w:rPr>
          <w:rtl w:val="0"/>
        </w:rPr>
        <w:t xml:space="preserv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rPr>
      </w:pPr>
      <w:r w:rsidDel="00000000" w:rsidR="00000000" w:rsidRPr="00000000">
        <w:rPr>
          <w:b w:val="1"/>
          <w:rtl w:val="0"/>
        </w:rPr>
        <w:t xml:space="preserve">Question Breakdown- </w:t>
      </w:r>
    </w:p>
    <w:p w:rsidR="00000000" w:rsidDel="00000000" w:rsidP="00000000" w:rsidRDefault="00000000" w:rsidRPr="00000000" w14:paraId="00000009">
      <w:pPr>
        <w:rPr>
          <w:b w:val="1"/>
        </w:rPr>
      </w:pPr>
      <w:r w:rsidDel="00000000" w:rsidR="00000000" w:rsidRPr="00000000">
        <w:rPr>
          <w:b w:val="1"/>
          <w:rtl w:val="0"/>
        </w:rPr>
        <w:t xml:space="preserve">1. SAFETY QUESTION</w:t>
      </w:r>
    </w:p>
    <w:p w:rsidR="00000000" w:rsidDel="00000000" w:rsidP="00000000" w:rsidRDefault="00000000" w:rsidRPr="00000000" w14:paraId="0000000A">
      <w:pPr>
        <w:rPr/>
      </w:pPr>
      <w:r w:rsidDel="00000000" w:rsidR="00000000" w:rsidRPr="00000000">
        <w:rPr>
          <w:b w:val="1"/>
          <w:rtl w:val="0"/>
        </w:rPr>
        <w:t xml:space="preserve">Prompt:</w:t>
      </w:r>
      <w:r w:rsidDel="00000000" w:rsidR="00000000" w:rsidRPr="00000000">
        <w:rPr>
          <w:rtl w:val="0"/>
        </w:rPr>
        <w:br w:type="textWrapping"/>
        <w:t xml:space="preserve">"You're working at the airport and see a coworker not following a safety rule—for example, they aren't wearing required gear. What would you do?"</w:t>
      </w:r>
    </w:p>
    <w:p w:rsidR="00000000" w:rsidDel="00000000" w:rsidP="00000000" w:rsidRDefault="00000000" w:rsidRPr="00000000" w14:paraId="0000000B">
      <w:pPr>
        <w:rPr/>
      </w:pPr>
      <w:r w:rsidDel="00000000" w:rsidR="00000000" w:rsidRPr="00000000">
        <w:rPr>
          <w:b w:val="1"/>
          <w:rtl w:val="0"/>
        </w:rPr>
        <w:t xml:space="preserve">Scoring Goal:</w:t>
      </w:r>
      <w:r w:rsidDel="00000000" w:rsidR="00000000" w:rsidRPr="00000000">
        <w:rPr>
          <w:rtl w:val="0"/>
        </w:rPr>
        <w:t xml:space="preserve"> Detects awareness of safety, </w:t>
      </w:r>
      <w:r w:rsidDel="00000000" w:rsidR="00000000" w:rsidRPr="00000000">
        <w:rPr>
          <w:b w:val="1"/>
          <w:rtl w:val="0"/>
        </w:rPr>
        <w:t xml:space="preserve">willingness to act</w:t>
      </w:r>
      <w:r w:rsidDel="00000000" w:rsidR="00000000" w:rsidRPr="00000000">
        <w:rPr>
          <w:rtl w:val="0"/>
        </w:rPr>
        <w:t xml:space="preserve">, and respect for procedures.</w:t>
      </w:r>
    </w:p>
    <w:sdt>
      <w:sdtPr>
        <w:id w:val="-1597775155"/>
        <w:tag w:val="goog_rdk_2"/>
      </w:sdtPr>
      <w:sdtContent>
        <w:p w:rsidR="00000000" w:rsidDel="00000000" w:rsidP="00000000" w:rsidRDefault="00000000" w:rsidRPr="00000000" w14:paraId="0000000C">
          <w:pPr>
            <w:rPr>
              <w:ins w:author="Tom R Russo Jr" w:id="0" w:date="2025-09-16T19:50:05Z"/>
              <w:b w:val="1"/>
            </w:rPr>
          </w:pPr>
          <w:r w:rsidDel="00000000" w:rsidR="00000000" w:rsidRPr="00000000">
            <w:rPr>
              <w:b w:val="1"/>
              <w:rtl w:val="0"/>
            </w:rPr>
            <w:t xml:space="preserve">Keywords Indicators (Examples):</w:t>
          </w:r>
          <w:sdt>
            <w:sdtPr>
              <w:id w:val="347938740"/>
              <w:tag w:val="goog_rdk_1"/>
            </w:sdtPr>
            <w:sdtContent>
              <w:ins w:author="Tom R Russo Jr" w:id="0" w:date="2025-09-16T19:50:05Z">
                <w:r w:rsidDel="00000000" w:rsidR="00000000" w:rsidRPr="00000000">
                  <w:rPr>
                    <w:rtl w:val="0"/>
                  </w:rPr>
                </w:r>
              </w:ins>
            </w:sdtContent>
          </w:sdt>
        </w:p>
      </w:sdtContent>
    </w:sdt>
    <w:sdt>
      <w:sdtPr>
        <w:id w:val="-1201988111"/>
        <w:tag w:val="goog_rdk_5"/>
      </w:sdtPr>
      <w:sdtContent>
        <w:p w:rsidR="00000000" w:rsidDel="00000000" w:rsidP="00000000" w:rsidRDefault="00000000" w:rsidRPr="00000000" w14:paraId="0000000D">
          <w:pPr>
            <w:pStyle w:val="Heading3"/>
            <w:spacing w:after="281" w:before="281" w:lineRule="auto"/>
            <w:rPr>
              <w:ins w:author="Tom R Russo Jr" w:id="0" w:date="2025-09-16T19:50:05Z"/>
              <w:highlight w:val="yellow"/>
              <w:rPrChange w:author="Tom R Russo Jr" w:id="2" w:date="2025-09-16T19:50:07Z">
                <w:rPr>
                  <w:rFonts w:ascii="Calibri" w:cs="Calibri" w:eastAsia="Calibri" w:hAnsi="Calibri"/>
                  <w:b w:val="1"/>
                  <w:sz w:val="28"/>
                  <w:szCs w:val="28"/>
                </w:rPr>
              </w:rPrChange>
            </w:rPr>
            <w:pPrChange w:author="Tom R Russo Jr" w:id="0" w:date="2025-09-16T19:50:07Z">
              <w:pPr/>
            </w:pPrChange>
          </w:pPr>
          <w:sdt>
            <w:sdtPr>
              <w:id w:val="1975227105"/>
              <w:tag w:val="goog_rdk_3"/>
            </w:sdtPr>
            <w:sdtContent>
              <w:ins w:author="Tom R Russo Jr" w:id="0" w:date="2025-09-16T19:50:05Z"/>
              <w:sdt>
                <w:sdtPr>
                  <w:id w:val="1191626642"/>
                  <w:tag w:val="goog_rdk_4"/>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1" w:date="2025-09-16T19:50:23Z">
                          <w:rPr>
                            <w:rFonts w:ascii="Calibri" w:cs="Calibri" w:eastAsia="Calibri" w:hAnsi="Calibri"/>
                            <w:b w:val="1"/>
                            <w:sz w:val="28"/>
                            <w:szCs w:val="28"/>
                          </w:rPr>
                        </w:rPrChange>
                      </w:rPr>
                      <w:t xml:space="preserve">Reporting / Escalation - IMP</w:t>
                    </w:r>
                  </w:ins>
                </w:sdtContent>
              </w:sdt>
              <w:ins w:author="Tom R Russo Jr" w:id="0" w:date="2025-09-16T19:50:05Z"/>
            </w:sdtContent>
          </w:sdt>
        </w:p>
      </w:sdtContent>
    </w:sdt>
    <w:sdt>
      <w:sdtPr>
        <w:id w:val="285334531"/>
        <w:tag w:val="goog_rdk_8"/>
      </w:sdtPr>
      <w:sdtContent>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3" w:date="2025-09-16T19:50:07Z">
                <w:rPr>
                  <w:b w:val="1"/>
                  <w:sz w:val="22"/>
                  <w:szCs w:val="22"/>
                </w:rPr>
              </w:rPrChange>
            </w:rPr>
            <w:pPrChange w:author="Tom R Russo Jr" w:id="0" w:date="2025-09-16T19:50:07Z">
              <w:pPr/>
            </w:pPrChange>
          </w:pPr>
          <w:sdt>
            <w:sdtPr>
              <w:id w:val="-1707619211"/>
              <w:tag w:val="goog_rdk_6"/>
            </w:sdtPr>
            <w:sdtContent>
              <w:ins w:author="Tom R Russo Jr" w:id="0" w:date="2025-09-16T19:50:05Z"/>
              <w:sdt>
                <w:sdtPr>
                  <w:id w:val="53177822"/>
                  <w:tag w:val="goog_rdk_7"/>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 would report it right away.”</w:t>
                    </w:r>
                  </w:ins>
                </w:sdtContent>
              </w:sdt>
              <w:ins w:author="Tom R Russo Jr" w:id="0" w:date="2025-09-16T19:50:05Z"/>
            </w:sdtContent>
          </w:sdt>
        </w:p>
      </w:sdtContent>
    </w:sdt>
    <w:sdt>
      <w:sdtPr>
        <w:id w:val="1564433247"/>
        <w:tag w:val="goog_rdk_11"/>
      </w:sdtPr>
      <w:sdtContent>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4" w:date="2025-09-16T19:50:07Z">
                <w:rPr>
                  <w:b w:val="1"/>
                  <w:sz w:val="22"/>
                  <w:szCs w:val="22"/>
                </w:rPr>
              </w:rPrChange>
            </w:rPr>
            <w:pPrChange w:author="Tom R Russo Jr" w:id="0" w:date="2025-09-16T19:50:07Z">
              <w:pPr/>
            </w:pPrChange>
          </w:pPr>
          <w:sdt>
            <w:sdtPr>
              <w:id w:val="-1891115475"/>
              <w:tag w:val="goog_rdk_9"/>
            </w:sdtPr>
            <w:sdtContent>
              <w:ins w:author="Tom R Russo Jr" w:id="0" w:date="2025-09-16T19:50:05Z"/>
              <w:sdt>
                <w:sdtPr>
                  <w:id w:val="-682870110"/>
                  <w:tag w:val="goog_rdk_10"/>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“I’d file a safety report.”</w:t>
                    </w:r>
                  </w:ins>
                </w:sdtContent>
              </w:sdt>
              <w:ins w:author="Tom R Russo Jr" w:id="0" w:date="2025-09-16T19:50:05Z"/>
            </w:sdtContent>
          </w:sdt>
        </w:p>
      </w:sdtContent>
    </w:sdt>
    <w:sdt>
      <w:sdtPr>
        <w:id w:val="-1649097726"/>
        <w:tag w:val="goog_rdk_14"/>
      </w:sdtPr>
      <w:sdtContent>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5" w:date="2025-09-16T19:50:07Z">
                <w:rPr>
                  <w:b w:val="1"/>
                  <w:sz w:val="22"/>
                  <w:szCs w:val="22"/>
                </w:rPr>
              </w:rPrChange>
            </w:rPr>
            <w:pPrChange w:author="Tom R Russo Jr" w:id="0" w:date="2025-09-16T19:50:07Z">
              <w:pPr/>
            </w:pPrChange>
          </w:pPr>
          <w:sdt>
            <w:sdtPr>
              <w:id w:val="1365634774"/>
              <w:tag w:val="goog_rdk_12"/>
            </w:sdtPr>
            <w:sdtContent>
              <w:ins w:author="Tom R Russo Jr" w:id="0" w:date="2025-09-16T19:50:05Z"/>
              <w:sdt>
                <w:sdtPr>
                  <w:id w:val="2030336009"/>
                  <w:tag w:val="goog_rdk_13"/>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“I’d notify my supervisor/manager immediately.”</w:t>
                    </w:r>
                  </w:ins>
                </w:sdtContent>
              </w:sdt>
              <w:ins w:author="Tom R Russo Jr" w:id="0" w:date="2025-09-16T19:50:05Z"/>
            </w:sdtContent>
          </w:sdt>
        </w:p>
      </w:sdtContent>
    </w:sdt>
    <w:sdt>
      <w:sdtPr>
        <w:id w:val="1665136639"/>
        <w:tag w:val="goog_rdk_17"/>
      </w:sdtPr>
      <w:sdtContent>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6" w:date="2025-09-16T19:50:07Z">
                <w:rPr>
                  <w:b w:val="1"/>
                  <w:sz w:val="22"/>
                  <w:szCs w:val="22"/>
                </w:rPr>
              </w:rPrChange>
            </w:rPr>
            <w:pPrChange w:author="Tom R Russo Jr" w:id="0" w:date="2025-09-16T19:50:07Z">
              <w:pPr/>
            </w:pPrChange>
          </w:pPr>
          <w:sdt>
            <w:sdtPr>
              <w:id w:val="542922946"/>
              <w:tag w:val="goog_rdk_15"/>
            </w:sdtPr>
            <w:sdtContent>
              <w:ins w:author="Tom R Russo Jr" w:id="0" w:date="2025-09-16T19:50:05Z"/>
              <w:sdt>
                <w:sdtPr>
                  <w:id w:val="525629727"/>
                  <w:tag w:val="goog_rdk_16"/>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“I’d tell someone in charge.”</w:t>
                    </w:r>
                  </w:ins>
                </w:sdtContent>
              </w:sdt>
              <w:ins w:author="Tom R Russo Jr" w:id="0" w:date="2025-09-16T19:50:05Z"/>
            </w:sdtContent>
          </w:sdt>
        </w:p>
      </w:sdtContent>
    </w:sdt>
    <w:sdt>
      <w:sdtPr>
        <w:id w:val="1278849499"/>
        <w:tag w:val="goog_rdk_20"/>
      </w:sdtPr>
      <w:sdtContent>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7" w:date="2025-09-16T19:50:07Z">
                <w:rPr>
                  <w:b w:val="1"/>
                  <w:sz w:val="22"/>
                  <w:szCs w:val="22"/>
                </w:rPr>
              </w:rPrChange>
            </w:rPr>
            <w:pPrChange w:author="Tom R Russo Jr" w:id="0" w:date="2025-09-16T19:50:07Z">
              <w:pPr/>
            </w:pPrChange>
          </w:pPr>
          <w:sdt>
            <w:sdtPr>
              <w:id w:val="1805474809"/>
              <w:tag w:val="goog_rdk_18"/>
            </w:sdtPr>
            <w:sdtContent>
              <w:ins w:author="Tom R Russo Jr" w:id="0" w:date="2025-09-16T19:50:05Z"/>
              <w:sdt>
                <w:sdtPr>
                  <w:id w:val="-812462544"/>
                  <w:tag w:val="goog_rdk_19"/>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 would escalate it to the proper authority.”</w:t>
                    </w:r>
                  </w:ins>
                </w:sdtContent>
              </w:sdt>
              <w:ins w:author="Tom R Russo Jr" w:id="0" w:date="2025-09-16T19:50:05Z"/>
            </w:sdtContent>
          </w:sdt>
        </w:p>
      </w:sdtContent>
    </w:sdt>
    <w:sdt>
      <w:sdtPr>
        <w:id w:val="-518879169"/>
        <w:tag w:val="goog_rdk_24"/>
      </w:sdtPr>
      <w:sdtContent>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9" w:date="2025-09-16T19:50:07Z">
                <w:rPr>
                  <w:b w:val="1"/>
                  <w:sz w:val="22"/>
                  <w:szCs w:val="22"/>
                </w:rPr>
              </w:rPrChange>
            </w:rPr>
            <w:pPrChange w:author="Tom R Russo Jr" w:id="0" w:date="2025-09-16T19:50:07Z">
              <w:pPr/>
            </w:pPrChange>
          </w:pPr>
          <w:sdt>
            <w:sdtPr>
              <w:id w:val="233742395"/>
              <w:tag w:val="goog_rdk_21"/>
            </w:sdtPr>
            <w:sdtContent>
              <w:ins w:author="Tom R Russo Jr" w:id="0" w:date="2025-09-16T19:50:05Z"/>
              <w:sdt>
                <w:sdtPr>
                  <w:id w:val="2044579412"/>
                  <w:tag w:val="goog_rdk_22"/>
                </w:sdtPr>
                <w:sdtContent>
                  <w:ins w:author="Tom R Russo Jr" w:id="0" w:date="2025-09-16T19:50:05Z">
                    <w:r w:rsidDel="00000000" w:rsidR="00000000" w:rsidRPr="00000000">
                      <w:rPr>
                        <w:b w:val="1"/>
                        <w:sz w:val="22"/>
                        <w:szCs w:val="22"/>
                        <w:highlight w:val="yellow"/>
                        <w:rtl w:val="0"/>
                        <w:rPrChange w:author="Tom R Russo Jr" w:id="1" w:date="2025-09-16T19:50:23Z">
                          <w:rPr>
                            <w:b w:val="1"/>
                            <w:sz w:val="22"/>
                            <w:szCs w:val="22"/>
                          </w:rPr>
                        </w:rPrChange>
                      </w:rPr>
                      <w:t xml:space="preserve">“I’d follow company p</w:t>
                    </w:r>
                  </w:ins>
                </w:sdtContent>
              </w:sdt>
              <w:ins w:author="Tom R Russo Jr" w:id="0" w:date="2025-09-16T19:50:05Z">
                <w:r w:rsidDel="00000000" w:rsidR="00000000" w:rsidRPr="00000000">
                  <w:rPr>
                    <w:b w:val="1"/>
                    <w:sz w:val="22"/>
                    <w:szCs w:val="22"/>
                    <w:highlight w:val="yellow"/>
                    <w:rtl w:val="0"/>
                  </w:rPr>
                  <w:t xml:space="preserve">olicy</w:t>
                </w:r>
                <w:sdt>
                  <w:sdtPr>
                    <w:id w:val="1855359649"/>
                    <w:tag w:val="goog_rdk_23"/>
                  </w:sdtPr>
                  <w:sdtContent>
                    <w:r w:rsidDel="00000000" w:rsidR="00000000" w:rsidRPr="00000000">
                      <w:rPr>
                        <w:b w:val="1"/>
                        <w:sz w:val="22"/>
                        <w:szCs w:val="22"/>
                        <w:highlight w:val="yellow"/>
                        <w:rtl w:val="0"/>
                        <w:rPrChange w:author="Tom R Russo Jr" w:id="8" w:date="2025-09-16T19:50:23Z">
                          <w:rPr>
                            <w:b w:val="1"/>
                            <w:sz w:val="22"/>
                            <w:szCs w:val="22"/>
                          </w:rPr>
                        </w:rPrChange>
                      </w:rPr>
                      <w:t xml:space="preserve"> and report the issue.”</w:t>
                    </w:r>
                  </w:sdtContent>
                </w:sdt>
              </w:ins>
            </w:sdtContent>
          </w:sdt>
        </w:p>
      </w:sdtContent>
    </w:sdt>
    <w:sdt>
      <w:sdtPr>
        <w:id w:val="1865392142"/>
        <w:tag w:val="goog_rdk_29"/>
      </w:sdtPr>
      <w:sdtContent>
        <w:p w:rsidR="00000000" w:rsidDel="00000000" w:rsidP="00000000" w:rsidRDefault="00000000" w:rsidRPr="00000000" w14:paraId="00000014">
          <w:pPr>
            <w:pStyle w:val="Heading3"/>
            <w:spacing w:after="281" w:before="281" w:lineRule="auto"/>
            <w:rPr>
              <w:ins w:author="Tom R Russo Jr" w:id="0" w:date="2025-09-16T19:50:05Z"/>
              <w:highlight w:val="yellow"/>
              <w:rPrChange w:author="Tom R Russo Jr" w:id="10" w:date="2025-09-16T19:50:07Z">
                <w:rPr>
                  <w:rFonts w:ascii="Calibri" w:cs="Calibri" w:eastAsia="Calibri" w:hAnsi="Calibri"/>
                  <w:b w:val="1"/>
                  <w:sz w:val="28"/>
                  <w:szCs w:val="28"/>
                </w:rPr>
              </w:rPrChange>
            </w:rPr>
            <w:pPrChange w:author="Tom R Russo Jr" w:id="0" w:date="2025-09-16T19:50:07Z">
              <w:pPr>
                <w:numPr>
                  <w:ilvl w:val="0"/>
                  <w:numId w:val="11"/>
                </w:numPr>
                <w:ind w:left="720" w:hanging="360"/>
              </w:pPr>
            </w:pPrChange>
          </w:pPr>
          <w:sdt>
            <w:sdtPr>
              <w:id w:val="382168168"/>
              <w:tag w:val="goog_rdk_25"/>
            </w:sdtPr>
            <w:sdtContent>
              <w:ins w:author="Tom R Russo Jr" w:id="0" w:date="2025-09-16T19:50:05Z"/>
              <w:sdt>
                <w:sdtPr>
                  <w:id w:val="-929564581"/>
                  <w:tag w:val="goog_rdk_26"/>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Direct Intervention / Communication - </w:t>
                    </w:r>
                  </w:ins>
                </w:sdtContent>
              </w:sdt>
              <w:ins w:author="Tom R Russo Jr" w:id="0" w:date="2025-09-16T19:50:05Z">
                <w:sdt>
                  <w:sdtPr>
                    <w:id w:val="-1937392236"/>
                    <w:tag w:val="goog_rdk_27"/>
                  </w:sdtPr>
                  <w:sdtContent>
                    <w:r w:rsidDel="00000000" w:rsidR="00000000" w:rsidRPr="00000000">
                      <w:rPr>
                        <w:b w:val="1"/>
                        <w:highlight w:val="yellow"/>
                        <w:rtl w:val="0"/>
                        <w:rPrChange w:author="Tom R Russo Jr" w:id="8" w:date="2025-09-16T19:50:23Z">
                          <w:rPr>
                            <w:b w:val="1"/>
                            <w:highlight w:val="yellow"/>
                          </w:rPr>
                        </w:rPrChange>
                      </w:rPr>
                      <w:t xml:space="preserve">IMP</w:t>
                    </w:r>
                  </w:sdtContent>
                </w:sdt>
                <w:sdt>
                  <w:sdtPr>
                    <w:id w:val="1566135347"/>
                    <w:tag w:val="goog_rdk_28"/>
                  </w:sdtPr>
                  <w:sdtContent>
                    <w:r w:rsidDel="00000000" w:rsidR="00000000" w:rsidRPr="00000000">
                      <w:rPr>
                        <w:rtl w:val="0"/>
                      </w:rPr>
                    </w:r>
                  </w:sdtContent>
                </w:sdt>
              </w:ins>
            </w:sdtContent>
          </w:sdt>
        </w:p>
      </w:sdtContent>
    </w:sdt>
    <w:sdt>
      <w:sdtPr>
        <w:id w:val="767681060"/>
        <w:tag w:val="goog_rdk_32"/>
      </w:sdtPr>
      <w:sdtContent>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11" w:date="2025-09-16T19:50:07Z">
                <w:rPr>
                  <w:b w:val="1"/>
                  <w:sz w:val="22"/>
                  <w:szCs w:val="22"/>
                </w:rPr>
              </w:rPrChange>
            </w:rPr>
            <w:pPrChange w:author="Tom R Russo Jr" w:id="0" w:date="2025-09-16T19:50:07Z">
              <w:pPr/>
            </w:pPrChange>
          </w:pPr>
          <w:sdt>
            <w:sdtPr>
              <w:id w:val="426061587"/>
              <w:tag w:val="goog_rdk_30"/>
            </w:sdtPr>
            <w:sdtContent>
              <w:ins w:author="Tom R Russo Jr" w:id="0" w:date="2025-09-16T19:50:05Z"/>
              <w:sdt>
                <w:sdtPr>
                  <w:id w:val="-867953807"/>
                  <w:tag w:val="goog_rdk_31"/>
                </w:sdtPr>
                <w:sdtContent>
                  <w:ins w:author="Tom R Russo Jr" w:id="0" w:date="2025-09-16T19:50:05Z">
                    <w:r w:rsidDel="00000000" w:rsidR="00000000" w:rsidRPr="00000000">
                      <w:rPr>
                        <w:b w:val="1"/>
                        <w:sz w:val="22"/>
                        <w:szCs w:val="22"/>
                        <w:highlight w:val="yellow"/>
                        <w:rtl w:val="0"/>
                        <w:rPrChange w:author="Tom R Russo Jr" w:id="8" w:date="2025-09-16T19:50:23Z">
                          <w:rPr>
                            <w:b w:val="1"/>
                            <w:sz w:val="22"/>
                            <w:szCs w:val="22"/>
                          </w:rPr>
                        </w:rPrChange>
                      </w:rPr>
                      <w:t xml:space="preserve">“I would step in and remind them of the rules.”</w:t>
                    </w:r>
                  </w:ins>
                </w:sdtContent>
              </w:sdt>
              <w:ins w:author="Tom R Russo Jr" w:id="0" w:date="2025-09-16T19:50:05Z"/>
            </w:sdtContent>
          </w:sdt>
        </w:p>
      </w:sdtContent>
    </w:sdt>
    <w:sdt>
      <w:sdtPr>
        <w:id w:val="1378688643"/>
        <w:tag w:val="goog_rdk_35"/>
      </w:sdtPr>
      <w:sdtContent>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12" w:date="2025-09-16T19:50:07Z">
                <w:rPr>
                  <w:b w:val="1"/>
                  <w:sz w:val="22"/>
                  <w:szCs w:val="22"/>
                </w:rPr>
              </w:rPrChange>
            </w:rPr>
            <w:pPrChange w:author="Tom R Russo Jr" w:id="0" w:date="2025-09-16T19:50:07Z">
              <w:pPr/>
            </w:pPrChange>
          </w:pPr>
          <w:sdt>
            <w:sdtPr>
              <w:id w:val="-1607937707"/>
              <w:tag w:val="goog_rdk_33"/>
            </w:sdtPr>
            <w:sdtContent>
              <w:ins w:author="Tom R Russo Jr" w:id="0" w:date="2025-09-16T19:50:05Z"/>
              <w:sdt>
                <w:sdtPr>
                  <w:id w:val="-1868339248"/>
                  <w:tag w:val="goog_rdk_34"/>
                </w:sdtPr>
                <w:sdtContent>
                  <w:ins w:author="Tom R Russo Jr" w:id="0" w:date="2025-09-16T19:50:05Z">
                    <w:r w:rsidDel="00000000" w:rsidR="00000000" w:rsidRPr="00000000">
                      <w:rPr>
                        <w:b w:val="1"/>
                        <w:sz w:val="22"/>
                        <w:szCs w:val="22"/>
                        <w:highlight w:val="yellow"/>
                        <w:rtl w:val="0"/>
                        <w:rPrChange w:author="Tom R Russo Jr" w:id="8" w:date="2025-09-16T19:50:23Z">
                          <w:rPr>
                            <w:b w:val="1"/>
                            <w:sz w:val="22"/>
                            <w:szCs w:val="22"/>
                          </w:rPr>
                        </w:rPrChange>
                      </w:rPr>
                      <w:t xml:space="preserve">“I’d caution them that it’s unsafe.”</w:t>
                    </w:r>
                  </w:ins>
                </w:sdtContent>
              </w:sdt>
              <w:ins w:author="Tom R Russo Jr" w:id="0" w:date="2025-09-16T19:50:05Z"/>
            </w:sdtContent>
          </w:sdt>
        </w:p>
      </w:sdtContent>
    </w:sdt>
    <w:sdt>
      <w:sdtPr>
        <w:id w:val="78967435"/>
        <w:tag w:val="goog_rdk_38"/>
      </w:sdtPr>
      <w:sdtContent>
        <w:p w:rsidR="00000000" w:rsidDel="00000000" w:rsidP="00000000" w:rsidRDefault="00000000" w:rsidRPr="00000000" w14:paraId="000000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13" w:date="2025-09-16T19:50:07Z">
                <w:rPr>
                  <w:b w:val="1"/>
                  <w:sz w:val="22"/>
                  <w:szCs w:val="22"/>
                </w:rPr>
              </w:rPrChange>
            </w:rPr>
            <w:pPrChange w:author="Tom R Russo Jr" w:id="0" w:date="2025-09-16T19:50:07Z">
              <w:pPr/>
            </w:pPrChange>
          </w:pPr>
          <w:sdt>
            <w:sdtPr>
              <w:id w:val="-687124402"/>
              <w:tag w:val="goog_rdk_36"/>
            </w:sdtPr>
            <w:sdtContent>
              <w:ins w:author="Tom R Russo Jr" w:id="0" w:date="2025-09-16T19:50:05Z"/>
              <w:sdt>
                <w:sdtPr>
                  <w:id w:val="702290041"/>
                  <w:tag w:val="goog_rdk_37"/>
                </w:sdtPr>
                <w:sdtContent>
                  <w:ins w:author="Tom R Russo Jr" w:id="0" w:date="2025-09-16T19:50:05Z">
                    <w:r w:rsidDel="00000000" w:rsidR="00000000" w:rsidRPr="00000000">
                      <w:rPr>
                        <w:b w:val="1"/>
                        <w:sz w:val="22"/>
                        <w:szCs w:val="22"/>
                        <w:highlight w:val="yellow"/>
                        <w:rtl w:val="0"/>
                        <w:rPrChange w:author="Tom R Russo Jr" w:id="8" w:date="2025-09-16T19:50:23Z">
                          <w:rPr>
                            <w:b w:val="1"/>
                            <w:sz w:val="22"/>
                            <w:szCs w:val="22"/>
                          </w:rPr>
                        </w:rPrChange>
                      </w:rPr>
                      <w:t xml:space="preserve">“I’d stop them and explain why the gear is required.”</w:t>
                    </w:r>
                  </w:ins>
                </w:sdtContent>
              </w:sdt>
              <w:ins w:author="Tom R Russo Jr" w:id="0" w:date="2025-09-16T19:50:05Z"/>
            </w:sdtContent>
          </w:sdt>
        </w:p>
      </w:sdtContent>
    </w:sdt>
    <w:sdt>
      <w:sdtPr>
        <w:id w:val="-1423294075"/>
        <w:tag w:val="goog_rdk_41"/>
      </w:sdtPr>
      <w:sdtContent>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14" w:date="2025-09-16T19:50:07Z">
                <w:rPr>
                  <w:b w:val="1"/>
                  <w:sz w:val="22"/>
                  <w:szCs w:val="22"/>
                </w:rPr>
              </w:rPrChange>
            </w:rPr>
            <w:pPrChange w:author="Tom R Russo Jr" w:id="0" w:date="2025-09-16T19:50:07Z">
              <w:pPr/>
            </w:pPrChange>
          </w:pPr>
          <w:sdt>
            <w:sdtPr>
              <w:id w:val="128219025"/>
              <w:tag w:val="goog_rdk_39"/>
            </w:sdtPr>
            <w:sdtContent>
              <w:ins w:author="Tom R Russo Jr" w:id="0" w:date="2025-09-16T19:50:05Z"/>
              <w:sdt>
                <w:sdtPr>
                  <w:id w:val="-482643337"/>
                  <w:tag w:val="goog_rdk_40"/>
                </w:sdtPr>
                <w:sdtContent>
                  <w:ins w:author="Tom R Russo Jr" w:id="0" w:date="2025-09-16T19:50:05Z">
                    <w:r w:rsidDel="00000000" w:rsidR="00000000" w:rsidRPr="00000000">
                      <w:rPr>
                        <w:b w:val="1"/>
                        <w:sz w:val="22"/>
                        <w:szCs w:val="22"/>
                        <w:highlight w:val="yellow"/>
                        <w:rtl w:val="0"/>
                        <w:rPrChange w:author="Tom R Russo Jr" w:id="8" w:date="2025-09-16T19:50:23Z">
                          <w:rPr>
                            <w:b w:val="1"/>
                            <w:sz w:val="22"/>
                            <w:szCs w:val="22"/>
                          </w:rPr>
                        </w:rPrChange>
                      </w:rPr>
                      <w:t xml:space="preserve">“I’d warn others nearby if there was danger.”</w:t>
                    </w:r>
                  </w:ins>
                </w:sdtContent>
              </w:sdt>
              <w:ins w:author="Tom R Russo Jr" w:id="0" w:date="2025-09-16T19:50:05Z"/>
            </w:sdtContent>
          </w:sdt>
        </w:p>
      </w:sdtContent>
    </w:sdt>
    <w:sdt>
      <w:sdtPr>
        <w:id w:val="-1810231363"/>
        <w:tag w:val="goog_rdk_44"/>
      </w:sdtPr>
      <w:sdtContent>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1"/>
              <w:i w:val="0"/>
              <w:smallCaps w:val="0"/>
              <w:strike w:val="0"/>
              <w:color w:val="000000"/>
              <w:highlight w:val="yellow"/>
              <w:vertAlign w:val="baseline"/>
              <w:rPrChange w:author="Tom R Russo Jr" w:id="15" w:date="2025-09-16T19:50:07Z">
                <w:rPr>
                  <w:b w:val="1"/>
                  <w:sz w:val="22"/>
                  <w:szCs w:val="22"/>
                </w:rPr>
              </w:rPrChange>
            </w:rPr>
            <w:pPrChange w:author="Tom R Russo Jr" w:id="0" w:date="2025-09-16T19:50:07Z">
              <w:pPr/>
            </w:pPrChange>
          </w:pPr>
          <w:sdt>
            <w:sdtPr>
              <w:id w:val="985562999"/>
              <w:tag w:val="goog_rdk_42"/>
            </w:sdtPr>
            <w:sdtContent>
              <w:ins w:author="Tom R Russo Jr" w:id="0" w:date="2025-09-16T19:50:05Z"/>
              <w:sdt>
                <w:sdtPr>
                  <w:id w:val="-1819968095"/>
                  <w:tag w:val="goog_rdk_43"/>
                </w:sdtPr>
                <w:sdtContent>
                  <w:ins w:author="Tom R Russo Jr" w:id="0" w:date="2025-09-16T19:50:05Z">
                    <w:r w:rsidDel="00000000" w:rsidR="00000000" w:rsidRPr="00000000">
                      <w:rPr>
                        <w:b w:val="1"/>
                        <w:sz w:val="22"/>
                        <w:szCs w:val="22"/>
                        <w:highlight w:val="yellow"/>
                        <w:rtl w:val="0"/>
                        <w:rPrChange w:author="Tom R Russo Jr" w:id="8" w:date="2025-09-16T19:50:23Z">
                          <w:rPr>
                            <w:b w:val="1"/>
                            <w:sz w:val="22"/>
                            <w:szCs w:val="22"/>
                          </w:rPr>
                        </w:rPrChange>
                      </w:rPr>
                      <w:t xml:space="preserve">“I would educate them on the safety procedure.”</w:t>
                    </w:r>
                  </w:ins>
                </w:sdtContent>
              </w:sdt>
              <w:ins w:author="Tom R Russo Jr" w:id="0" w:date="2025-09-16T19:50:05Z"/>
            </w:sdtContent>
          </w:sdt>
        </w:p>
      </w:sdtContent>
    </w:sdt>
    <w:sdt>
      <w:sdtPr>
        <w:id w:val="906833050"/>
        <w:tag w:val="goog_rdk_47"/>
      </w:sdtPr>
      <w:sdtContent>
        <w:p w:rsidR="00000000" w:rsidDel="00000000" w:rsidP="00000000" w:rsidRDefault="00000000" w:rsidRPr="00000000" w14:paraId="0000001A">
          <w:pPr>
            <w:pStyle w:val="Heading3"/>
            <w:spacing w:after="281" w:before="281" w:lineRule="auto"/>
            <w:rPr>
              <w:ins w:author="Tom R Russo Jr" w:id="0" w:date="2025-09-16T19:50:05Z"/>
              <w:highlight w:val="yellow"/>
              <w:rPrChange w:author="Tom R Russo Jr" w:id="16" w:date="2025-09-16T19:50:07Z">
                <w:rPr>
                  <w:rFonts w:ascii="Calibri" w:cs="Calibri" w:eastAsia="Calibri" w:hAnsi="Calibri"/>
                  <w:b w:val="1"/>
                  <w:sz w:val="28"/>
                  <w:szCs w:val="28"/>
                </w:rPr>
              </w:rPrChange>
            </w:rPr>
            <w:pPrChange w:author="Tom R Russo Jr" w:id="0" w:date="2025-09-16T19:50:07Z">
              <w:pPr>
                <w:numPr>
                  <w:ilvl w:val="0"/>
                  <w:numId w:val="10"/>
                </w:numPr>
                <w:ind w:left="720" w:hanging="360"/>
              </w:pPr>
            </w:pPrChange>
          </w:pPr>
          <w:sdt>
            <w:sdtPr>
              <w:id w:val="857123993"/>
              <w:tag w:val="goog_rdk_45"/>
            </w:sdtPr>
            <w:sdtContent>
              <w:ins w:author="Tom R Russo Jr" w:id="0" w:date="2025-09-16T19:50:05Z"/>
              <w:sdt>
                <w:sdtPr>
                  <w:id w:val="1814494598"/>
                  <w:tag w:val="goog_rdk_46"/>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Rule &amp; Procedure Awareness</w:t>
                    </w:r>
                  </w:ins>
                </w:sdtContent>
              </w:sdt>
              <w:ins w:author="Tom R Russo Jr" w:id="0" w:date="2025-09-16T19:50:05Z"/>
            </w:sdtContent>
          </w:sdt>
        </w:p>
      </w:sdtContent>
    </w:sdt>
    <w:sdt>
      <w:sdtPr>
        <w:id w:val="102936040"/>
        <w:tag w:val="goog_rdk_50"/>
      </w:sdtPr>
      <w:sdtContent>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17" w:date="2025-09-16T19:50:07Z">
                <w:rPr>
                  <w:rFonts w:ascii="Calibri" w:cs="Calibri" w:eastAsia="Calibri" w:hAnsi="Calibri"/>
                  <w:sz w:val="22"/>
                  <w:szCs w:val="22"/>
                </w:rPr>
              </w:rPrChange>
            </w:rPr>
            <w:pPrChange w:author="Tom R Russo Jr" w:id="0" w:date="2025-09-16T19:50:07Z">
              <w:pPr/>
            </w:pPrChange>
          </w:pPr>
          <w:sdt>
            <w:sdtPr>
              <w:id w:val="-886882632"/>
              <w:tag w:val="goog_rdk_48"/>
            </w:sdtPr>
            <w:sdtContent>
              <w:ins w:author="Tom R Russo Jr" w:id="0" w:date="2025-09-16T19:50:05Z"/>
              <w:sdt>
                <w:sdtPr>
                  <w:id w:val="-1699396458"/>
                  <w:tag w:val="goog_rdk_49"/>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always follow the safety rules and procedures.”</w:t>
                    </w:r>
                  </w:ins>
                </w:sdtContent>
              </w:sdt>
              <w:ins w:author="Tom R Russo Jr" w:id="0" w:date="2025-09-16T19:50:05Z"/>
            </w:sdtContent>
          </w:sdt>
        </w:p>
      </w:sdtContent>
    </w:sdt>
    <w:sdt>
      <w:sdtPr>
        <w:id w:val="1217345984"/>
        <w:tag w:val="goog_rdk_53"/>
      </w:sdtPr>
      <w:sdtContent>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18" w:date="2025-09-16T19:50:07Z">
                <w:rPr>
                  <w:rFonts w:ascii="Calibri" w:cs="Calibri" w:eastAsia="Calibri" w:hAnsi="Calibri"/>
                  <w:sz w:val="22"/>
                  <w:szCs w:val="22"/>
                </w:rPr>
              </w:rPrChange>
            </w:rPr>
            <w:pPrChange w:author="Tom R Russo Jr" w:id="0" w:date="2025-09-16T19:50:07Z">
              <w:pPr/>
            </w:pPrChange>
          </w:pPr>
          <w:sdt>
            <w:sdtPr>
              <w:id w:val="-214389362"/>
              <w:tag w:val="goog_rdk_51"/>
            </w:sdtPr>
            <w:sdtContent>
              <w:ins w:author="Tom R Russo Jr" w:id="0" w:date="2025-09-16T19:50:05Z"/>
              <w:sdt>
                <w:sdtPr>
                  <w:id w:val="1789253213"/>
                  <w:tag w:val="goog_rdk_52"/>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believe in compliance with OSHA/FAA regulations.”</w:t>
                    </w:r>
                  </w:ins>
                </w:sdtContent>
              </w:sdt>
              <w:ins w:author="Tom R Russo Jr" w:id="0" w:date="2025-09-16T19:50:05Z"/>
            </w:sdtContent>
          </w:sdt>
        </w:p>
      </w:sdtContent>
    </w:sdt>
    <w:sdt>
      <w:sdtPr>
        <w:id w:val="1154163029"/>
        <w:tag w:val="goog_rdk_56"/>
      </w:sdtPr>
      <w:sdtContent>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19" w:date="2025-09-16T19:50:07Z">
                <w:rPr>
                  <w:rFonts w:ascii="Calibri" w:cs="Calibri" w:eastAsia="Calibri" w:hAnsi="Calibri"/>
                  <w:sz w:val="22"/>
                  <w:szCs w:val="22"/>
                </w:rPr>
              </w:rPrChange>
            </w:rPr>
            <w:pPrChange w:author="Tom R Russo Jr" w:id="0" w:date="2025-09-16T19:50:07Z">
              <w:pPr/>
            </w:pPrChange>
          </w:pPr>
          <w:sdt>
            <w:sdtPr>
              <w:id w:val="514341414"/>
              <w:tag w:val="goog_rdk_54"/>
            </w:sdtPr>
            <w:sdtContent>
              <w:ins w:author="Tom R Russo Jr" w:id="0" w:date="2025-09-16T19:50:05Z"/>
              <w:sdt>
                <w:sdtPr>
                  <w:id w:val="-1469588991"/>
                  <w:tag w:val="goog_rdk_55"/>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“Safety protocols and policies have to be followed.”</w:t>
                    </w:r>
                  </w:ins>
                </w:sdtContent>
              </w:sdt>
              <w:ins w:author="Tom R Russo Jr" w:id="0" w:date="2025-09-16T19:50:05Z"/>
            </w:sdtContent>
          </w:sdt>
        </w:p>
      </w:sdtContent>
    </w:sdt>
    <w:sdt>
      <w:sdtPr>
        <w:id w:val="-159823054"/>
        <w:tag w:val="goog_rdk_59"/>
      </w:sdtPr>
      <w:sdtContent>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0" w:date="2025-09-16T19:50:07Z">
                <w:rPr>
                  <w:rFonts w:ascii="Calibri" w:cs="Calibri" w:eastAsia="Calibri" w:hAnsi="Calibri"/>
                  <w:sz w:val="22"/>
                  <w:szCs w:val="22"/>
                </w:rPr>
              </w:rPrChange>
            </w:rPr>
            <w:pPrChange w:author="Tom R Russo Jr" w:id="0" w:date="2025-09-16T19:50:07Z">
              <w:pPr/>
            </w:pPrChange>
          </w:pPr>
          <w:sdt>
            <w:sdtPr>
              <w:id w:val="1739704711"/>
              <w:tag w:val="goog_rdk_57"/>
            </w:sdtPr>
            <w:sdtContent>
              <w:ins w:author="Tom R Russo Jr" w:id="0" w:date="2025-09-16T19:50:05Z"/>
              <w:sdt>
                <w:sdtPr>
                  <w:id w:val="1112104282"/>
                  <w:tag w:val="goog_rdk_58"/>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“It’s important to follow the ground rules to avoid accidents.”</w:t>
                    </w:r>
                  </w:ins>
                </w:sdtContent>
              </w:sdt>
              <w:ins w:author="Tom R Russo Jr" w:id="0" w:date="2025-09-16T19:50:05Z"/>
            </w:sdtContent>
          </w:sdt>
        </w:p>
      </w:sdtContent>
    </w:sdt>
    <w:sdt>
      <w:sdtPr>
        <w:id w:val="-1420759618"/>
        <w:tag w:val="goog_rdk_62"/>
      </w:sdtPr>
      <w:sdtContent>
        <w:p w:rsidR="00000000" w:rsidDel="00000000" w:rsidP="00000000" w:rsidRDefault="00000000" w:rsidRPr="00000000" w14:paraId="0000001F">
          <w:pPr>
            <w:pStyle w:val="Heading3"/>
            <w:spacing w:after="281" w:before="281" w:lineRule="auto"/>
            <w:rPr>
              <w:ins w:author="Tom R Russo Jr" w:id="0" w:date="2025-09-16T19:50:05Z"/>
              <w:highlight w:val="yellow"/>
              <w:rPrChange w:author="Tom R Russo Jr" w:id="21" w:date="2025-09-16T19:50:07Z">
                <w:rPr>
                  <w:rFonts w:ascii="Calibri" w:cs="Calibri" w:eastAsia="Calibri" w:hAnsi="Calibri"/>
                  <w:b w:val="1"/>
                  <w:sz w:val="28"/>
                  <w:szCs w:val="28"/>
                </w:rPr>
              </w:rPrChange>
            </w:rPr>
            <w:pPrChange w:author="Tom R Russo Jr" w:id="0" w:date="2025-09-16T19:50:07Z">
              <w:pPr>
                <w:numPr>
                  <w:ilvl w:val="0"/>
                  <w:numId w:val="9"/>
                </w:numPr>
                <w:ind w:left="720" w:hanging="360"/>
              </w:pPr>
            </w:pPrChange>
          </w:pPr>
          <w:sdt>
            <w:sdtPr>
              <w:id w:val="325261077"/>
              <w:tag w:val="goog_rdk_60"/>
            </w:sdtPr>
            <w:sdtContent>
              <w:ins w:author="Tom R Russo Jr" w:id="0" w:date="2025-09-16T19:50:05Z"/>
              <w:sdt>
                <w:sdtPr>
                  <w:id w:val="-2033031641"/>
                  <w:tag w:val="goog_rdk_61"/>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Hazard &amp; Risk Awareness</w:t>
                    </w:r>
                  </w:ins>
                </w:sdtContent>
              </w:sdt>
              <w:ins w:author="Tom R Russo Jr" w:id="0" w:date="2025-09-16T19:50:05Z"/>
            </w:sdtContent>
          </w:sdt>
        </w:p>
      </w:sdtContent>
    </w:sdt>
    <w:sdt>
      <w:sdtPr>
        <w:id w:val="-40625738"/>
        <w:tag w:val="goog_rdk_65"/>
      </w:sdtPr>
      <w:sdtContent>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2" w:date="2025-09-16T19:50:07Z">
                <w:rPr>
                  <w:rFonts w:ascii="Calibri" w:cs="Calibri" w:eastAsia="Calibri" w:hAnsi="Calibri"/>
                  <w:sz w:val="22"/>
                  <w:szCs w:val="22"/>
                </w:rPr>
              </w:rPrChange>
            </w:rPr>
            <w:pPrChange w:author="Tom R Russo Jr" w:id="0" w:date="2025-09-16T19:50:07Z">
              <w:pPr/>
            </w:pPrChange>
          </w:pPr>
          <w:sdt>
            <w:sdtPr>
              <w:id w:val="1740517415"/>
              <w:tag w:val="goog_rdk_63"/>
            </w:sdtPr>
            <w:sdtContent>
              <w:ins w:author="Tom R Russo Jr" w:id="0" w:date="2025-09-16T19:50:05Z"/>
              <w:sdt>
                <w:sdtPr>
                  <w:id w:val="-343943730"/>
                  <w:tag w:val="goog_rdk_64"/>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“That’s a violation and a potential hazard.”</w:t>
                    </w:r>
                  </w:ins>
                </w:sdtContent>
              </w:sdt>
              <w:ins w:author="Tom R Russo Jr" w:id="0" w:date="2025-09-16T19:50:05Z"/>
            </w:sdtContent>
          </w:sdt>
        </w:p>
      </w:sdtContent>
    </w:sdt>
    <w:sdt>
      <w:sdtPr>
        <w:id w:val="1105007832"/>
        <w:tag w:val="goog_rdk_68"/>
      </w:sdtPr>
      <w:sdtContent>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3" w:date="2025-09-16T19:50:07Z">
                <w:rPr>
                  <w:rFonts w:ascii="Calibri" w:cs="Calibri" w:eastAsia="Calibri" w:hAnsi="Calibri"/>
                  <w:sz w:val="22"/>
                  <w:szCs w:val="22"/>
                </w:rPr>
              </w:rPrChange>
            </w:rPr>
            <w:pPrChange w:author="Tom R Russo Jr" w:id="0" w:date="2025-09-16T19:50:07Z">
              <w:pPr/>
            </w:pPrChange>
          </w:pPr>
          <w:sdt>
            <w:sdtPr>
              <w:id w:val="-138329151"/>
              <w:tag w:val="goog_rdk_66"/>
            </w:sdtPr>
            <w:sdtContent>
              <w:ins w:author="Tom R Russo Jr" w:id="0" w:date="2025-09-16T19:50:05Z"/>
              <w:sdt>
                <w:sdtPr>
                  <w:id w:val="-100131843"/>
                  <w:tag w:val="goog_rdk_67"/>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“It puts people at risk of injury.”</w:t>
                    </w:r>
                  </w:ins>
                </w:sdtContent>
              </w:sdt>
              <w:ins w:author="Tom R Russo Jr" w:id="0" w:date="2025-09-16T19:50:05Z"/>
            </w:sdtContent>
          </w:sdt>
        </w:p>
      </w:sdtContent>
    </w:sdt>
    <w:sdt>
      <w:sdtPr>
        <w:id w:val="-833845982"/>
        <w:tag w:val="goog_rdk_71"/>
      </w:sdtPr>
      <w:sdtContent>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4" w:date="2025-09-16T19:50:07Z">
                <w:rPr>
                  <w:rFonts w:ascii="Calibri" w:cs="Calibri" w:eastAsia="Calibri" w:hAnsi="Calibri"/>
                  <w:sz w:val="22"/>
                  <w:szCs w:val="22"/>
                </w:rPr>
              </w:rPrChange>
            </w:rPr>
            <w:pPrChange w:author="Tom R Russo Jr" w:id="0" w:date="2025-09-16T19:50:07Z">
              <w:pPr/>
            </w:pPrChange>
          </w:pPr>
          <w:sdt>
            <w:sdtPr>
              <w:id w:val="-1574321600"/>
              <w:tag w:val="goog_rdk_69"/>
            </w:sdtPr>
            <w:sdtContent>
              <w:ins w:author="Tom R Russo Jr" w:id="0" w:date="2025-09-16T19:50:05Z"/>
              <w:sdt>
                <w:sdtPr>
                  <w:id w:val="-577521871"/>
                  <w:tag w:val="goog_rdk_70"/>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“Not wearing gear is unsafe and dangerous.”</w:t>
                    </w:r>
                  </w:ins>
                </w:sdtContent>
              </w:sdt>
              <w:ins w:author="Tom R Russo Jr" w:id="0" w:date="2025-09-16T19:50:05Z"/>
            </w:sdtContent>
          </w:sdt>
        </w:p>
      </w:sdtContent>
    </w:sdt>
    <w:sdt>
      <w:sdtPr>
        <w:id w:val="2019715429"/>
        <w:tag w:val="goog_rdk_74"/>
      </w:sdtPr>
      <w:sdtContent>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5" w:date="2025-09-16T19:50:07Z">
                <w:rPr>
                  <w:rFonts w:ascii="Calibri" w:cs="Calibri" w:eastAsia="Calibri" w:hAnsi="Calibri"/>
                  <w:sz w:val="22"/>
                  <w:szCs w:val="22"/>
                </w:rPr>
              </w:rPrChange>
            </w:rPr>
            <w:pPrChange w:author="Tom R Russo Jr" w:id="0" w:date="2025-09-16T19:50:07Z">
              <w:pPr/>
            </w:pPrChange>
          </w:pPr>
          <w:sdt>
            <w:sdtPr>
              <w:id w:val="-2129868647"/>
              <w:tag w:val="goog_rdk_72"/>
            </w:sdtPr>
            <w:sdtContent>
              <w:ins w:author="Tom R Russo Jr" w:id="0" w:date="2025-09-16T19:50:05Z"/>
              <w:sdt>
                <w:sdtPr>
                  <w:id w:val="210995696"/>
                  <w:tag w:val="goog_rdk_73"/>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“We need to prevent accidents and incidents.”</w:t>
                    </w:r>
                  </w:ins>
                </w:sdtContent>
              </w:sdt>
              <w:ins w:author="Tom R Russo Jr" w:id="0" w:date="2025-09-16T19:50:05Z"/>
            </w:sdtContent>
          </w:sdt>
        </w:p>
      </w:sdtContent>
    </w:sdt>
    <w:sdt>
      <w:sdtPr>
        <w:id w:val="1175184820"/>
        <w:tag w:val="goog_rdk_77"/>
      </w:sdtPr>
      <w:sdtContent>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6" w:date="2025-09-16T19:50:07Z">
                <w:rPr>
                  <w:rFonts w:ascii="Calibri" w:cs="Calibri" w:eastAsia="Calibri" w:hAnsi="Calibri"/>
                  <w:sz w:val="22"/>
                  <w:szCs w:val="22"/>
                </w:rPr>
              </w:rPrChange>
            </w:rPr>
            <w:pPrChange w:author="Tom R Russo Jr" w:id="0" w:date="2025-09-16T19:50:07Z">
              <w:pPr/>
            </w:pPrChange>
          </w:pPr>
          <w:sdt>
            <w:sdtPr>
              <w:id w:val="-241245585"/>
              <w:tag w:val="goog_rdk_75"/>
            </w:sdtPr>
            <w:sdtContent>
              <w:ins w:author="Tom R Russo Jr" w:id="0" w:date="2025-09-16T19:50:05Z"/>
              <w:sdt>
                <w:sdtPr>
                  <w:id w:val="-1222706329"/>
                  <w:tag w:val="goog_rdk_76"/>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believe in reducing risk and keeping everyone safe.”</w:t>
                    </w:r>
                  </w:ins>
                </w:sdtContent>
              </w:sdt>
              <w:ins w:author="Tom R Russo Jr" w:id="0" w:date="2025-09-16T19:50:05Z"/>
            </w:sdtContent>
          </w:sdt>
        </w:p>
      </w:sdtContent>
    </w:sdt>
    <w:sdt>
      <w:sdtPr>
        <w:id w:val="-1783636984"/>
        <w:tag w:val="goog_rdk_80"/>
      </w:sdtPr>
      <w:sdtContent>
        <w:p w:rsidR="00000000" w:rsidDel="00000000" w:rsidP="00000000" w:rsidRDefault="00000000" w:rsidRPr="00000000" w14:paraId="00000025">
          <w:pPr>
            <w:pStyle w:val="Heading3"/>
            <w:spacing w:after="281" w:before="281" w:lineRule="auto"/>
            <w:rPr>
              <w:ins w:author="Tom R Russo Jr" w:id="0" w:date="2025-09-16T19:50:05Z"/>
              <w:highlight w:val="yellow"/>
              <w:rPrChange w:author="Tom R Russo Jr" w:id="27" w:date="2025-09-16T19:50:07Z">
                <w:rPr>
                  <w:rFonts w:ascii="Calibri" w:cs="Calibri" w:eastAsia="Calibri" w:hAnsi="Calibri"/>
                  <w:b w:val="1"/>
                  <w:sz w:val="28"/>
                  <w:szCs w:val="28"/>
                </w:rPr>
              </w:rPrChange>
            </w:rPr>
            <w:pPrChange w:author="Tom R Russo Jr" w:id="0" w:date="2025-09-16T19:50:07Z">
              <w:pPr>
                <w:numPr>
                  <w:ilvl w:val="0"/>
                  <w:numId w:val="8"/>
                </w:numPr>
                <w:ind w:left="720" w:hanging="360"/>
              </w:pPr>
            </w:pPrChange>
          </w:pPr>
          <w:sdt>
            <w:sdtPr>
              <w:id w:val="-1396369892"/>
              <w:tag w:val="goog_rdk_78"/>
            </w:sdtPr>
            <w:sdtContent>
              <w:ins w:author="Tom R Russo Jr" w:id="0" w:date="2025-09-16T19:50:05Z"/>
              <w:sdt>
                <w:sdtPr>
                  <w:id w:val="-184292863"/>
                  <w:tag w:val="goog_rdk_79"/>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Prevention &amp; Safety Mindset</w:t>
                    </w:r>
                  </w:ins>
                </w:sdtContent>
              </w:sdt>
              <w:ins w:author="Tom R Russo Jr" w:id="0" w:date="2025-09-16T19:50:05Z"/>
            </w:sdtContent>
          </w:sdt>
        </w:p>
      </w:sdtContent>
    </w:sdt>
    <w:sdt>
      <w:sdtPr>
        <w:id w:val="-263956164"/>
        <w:tag w:val="goog_rdk_83"/>
      </w:sdtPr>
      <w:sdtContent>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8" w:date="2025-09-16T19:50:07Z">
                <w:rPr>
                  <w:rFonts w:ascii="Calibri" w:cs="Calibri" w:eastAsia="Calibri" w:hAnsi="Calibri"/>
                  <w:sz w:val="22"/>
                  <w:szCs w:val="22"/>
                </w:rPr>
              </w:rPrChange>
            </w:rPr>
            <w:pPrChange w:author="Tom R Russo Jr" w:id="0" w:date="2025-09-16T19:50:07Z">
              <w:pPr/>
            </w:pPrChange>
          </w:pPr>
          <w:sdt>
            <w:sdtPr>
              <w:id w:val="-1572256751"/>
              <w:tag w:val="goog_rdk_81"/>
            </w:sdtPr>
            <w:sdtContent>
              <w:ins w:author="Tom R Russo Jr" w:id="0" w:date="2025-09-16T19:50:05Z"/>
              <w:sdt>
                <w:sdtPr>
                  <w:id w:val="703754110"/>
                  <w:tag w:val="goog_rdk_82"/>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“Safety first—better safe than sorry.”</w:t>
                    </w:r>
                  </w:ins>
                </w:sdtContent>
              </w:sdt>
              <w:ins w:author="Tom R Russo Jr" w:id="0" w:date="2025-09-16T19:50:05Z"/>
            </w:sdtContent>
          </w:sdt>
        </w:p>
      </w:sdtContent>
    </w:sdt>
    <w:sdt>
      <w:sdtPr>
        <w:id w:val="1337380147"/>
        <w:tag w:val="goog_rdk_86"/>
      </w:sdtPr>
      <w:sdtContent>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29" w:date="2025-09-16T19:50:07Z">
                <w:rPr>
                  <w:rFonts w:ascii="Calibri" w:cs="Calibri" w:eastAsia="Calibri" w:hAnsi="Calibri"/>
                  <w:sz w:val="22"/>
                  <w:szCs w:val="22"/>
                </w:rPr>
              </w:rPrChange>
            </w:rPr>
            <w:pPrChange w:author="Tom R Russo Jr" w:id="0" w:date="2025-09-16T19:50:07Z">
              <w:pPr/>
            </w:pPrChange>
          </w:pPr>
          <w:sdt>
            <w:sdtPr>
              <w:id w:val="-372517251"/>
              <w:tag w:val="goog_rdk_84"/>
            </w:sdtPr>
            <w:sdtContent>
              <w:ins w:author="Tom R Russo Jr" w:id="0" w:date="2025-09-16T19:50:05Z"/>
              <w:sdt>
                <w:sdtPr>
                  <w:id w:val="-1183944347"/>
                  <w:tag w:val="goog_rdk_85"/>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stay alert and aware of my surroundings.”</w:t>
                    </w:r>
                  </w:ins>
                </w:sdtContent>
              </w:sdt>
              <w:ins w:author="Tom R Russo Jr" w:id="0" w:date="2025-09-16T19:50:05Z"/>
            </w:sdtContent>
          </w:sdt>
        </w:p>
      </w:sdtContent>
    </w:sdt>
    <w:sdt>
      <w:sdtPr>
        <w:id w:val="-483322259"/>
        <w:tag w:val="goog_rdk_89"/>
      </w:sdtPr>
      <w:sdtContent>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0" w:date="2025-09-16T19:50:07Z">
                <w:rPr>
                  <w:rFonts w:ascii="Calibri" w:cs="Calibri" w:eastAsia="Calibri" w:hAnsi="Calibri"/>
                  <w:sz w:val="22"/>
                  <w:szCs w:val="22"/>
                </w:rPr>
              </w:rPrChange>
            </w:rPr>
            <w:pPrChange w:author="Tom R Russo Jr" w:id="0" w:date="2025-09-16T19:50:07Z">
              <w:pPr/>
            </w:pPrChange>
          </w:pPr>
          <w:sdt>
            <w:sdtPr>
              <w:id w:val="-1513309021"/>
              <w:tag w:val="goog_rdk_87"/>
            </w:sdtPr>
            <w:sdtContent>
              <w:ins w:author="Tom R Russo Jr" w:id="0" w:date="2025-09-16T19:50:05Z"/>
              <w:sdt>
                <w:sdtPr>
                  <w:id w:val="-277805909"/>
                  <w:tag w:val="goog_rdk_88"/>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always double-check the area for risks.”</w:t>
                    </w:r>
                  </w:ins>
                </w:sdtContent>
              </w:sdt>
              <w:ins w:author="Tom R Russo Jr" w:id="0" w:date="2025-09-16T19:50:05Z"/>
            </w:sdtContent>
          </w:sdt>
        </w:p>
      </w:sdtContent>
    </w:sdt>
    <w:sdt>
      <w:sdtPr>
        <w:id w:val="1107647545"/>
        <w:tag w:val="goog_rdk_92"/>
      </w:sdtPr>
      <w:sdtContent>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1" w:date="2025-09-16T19:50:07Z">
                <w:rPr>
                  <w:rFonts w:ascii="Calibri" w:cs="Calibri" w:eastAsia="Calibri" w:hAnsi="Calibri"/>
                  <w:sz w:val="22"/>
                  <w:szCs w:val="22"/>
                </w:rPr>
              </w:rPrChange>
            </w:rPr>
            <w:pPrChange w:author="Tom R Russo Jr" w:id="0" w:date="2025-09-16T19:50:07Z">
              <w:pPr/>
            </w:pPrChange>
          </w:pPr>
          <w:sdt>
            <w:sdtPr>
              <w:id w:val="644201789"/>
              <w:tag w:val="goog_rdk_90"/>
            </w:sdtPr>
            <w:sdtContent>
              <w:ins w:author="Tom R Russo Jr" w:id="0" w:date="2025-09-16T19:50:05Z"/>
              <w:sdt>
                <w:sdtPr>
                  <w:id w:val="-169631757"/>
                  <w:tag w:val="goog_rdk_91"/>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“Situational awareness is important to keep safe.”</w:t>
                    </w:r>
                  </w:ins>
                </w:sdtContent>
              </w:sdt>
              <w:ins w:author="Tom R Russo Jr" w:id="0" w:date="2025-09-16T19:50:05Z"/>
            </w:sdtContent>
          </w:sdt>
        </w:p>
      </w:sdtContent>
    </w:sdt>
    <w:sdt>
      <w:sdtPr>
        <w:id w:val="-1924482597"/>
        <w:tag w:val="goog_rdk_95"/>
      </w:sdtPr>
      <w:sdtContent>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2" w:date="2025-09-16T19:50:07Z">
                <w:rPr>
                  <w:rFonts w:ascii="Calibri" w:cs="Calibri" w:eastAsia="Calibri" w:hAnsi="Calibri"/>
                  <w:sz w:val="22"/>
                  <w:szCs w:val="22"/>
                </w:rPr>
              </w:rPrChange>
            </w:rPr>
            <w:pPrChange w:author="Tom R Russo Jr" w:id="0" w:date="2025-09-16T19:50:07Z">
              <w:pPr/>
            </w:pPrChange>
          </w:pPr>
          <w:sdt>
            <w:sdtPr>
              <w:id w:val="-225439320"/>
              <w:tag w:val="goog_rdk_93"/>
            </w:sdtPr>
            <w:sdtContent>
              <w:ins w:author="Tom R Russo Jr" w:id="0" w:date="2025-09-16T19:50:05Z"/>
              <w:sdt>
                <w:sdtPr>
                  <w:id w:val="-899736020"/>
                  <w:tag w:val="goog_rdk_94"/>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“We should always monitor and observe for hazards.”</w:t>
                    </w:r>
                  </w:ins>
                </w:sdtContent>
              </w:sdt>
              <w:ins w:author="Tom R Russo Jr" w:id="0" w:date="2025-09-16T19:50:05Z"/>
            </w:sdtContent>
          </w:sdt>
        </w:p>
      </w:sdtContent>
    </w:sdt>
    <w:sdt>
      <w:sdtPr>
        <w:id w:val="930396274"/>
        <w:tag w:val="goog_rdk_98"/>
      </w:sdtPr>
      <w:sdtContent>
        <w:p w:rsidR="00000000" w:rsidDel="00000000" w:rsidP="00000000" w:rsidRDefault="00000000" w:rsidRPr="00000000" w14:paraId="0000002B">
          <w:pPr>
            <w:pStyle w:val="Heading3"/>
            <w:spacing w:after="281" w:before="281" w:lineRule="auto"/>
            <w:rPr>
              <w:ins w:author="Tom R Russo Jr" w:id="0" w:date="2025-09-16T19:50:05Z"/>
              <w:highlight w:val="yellow"/>
              <w:rPrChange w:author="Tom R Russo Jr" w:id="33" w:date="2025-09-16T19:50:07Z">
                <w:rPr>
                  <w:rFonts w:ascii="Calibri" w:cs="Calibri" w:eastAsia="Calibri" w:hAnsi="Calibri"/>
                  <w:b w:val="1"/>
                  <w:sz w:val="28"/>
                  <w:szCs w:val="28"/>
                </w:rPr>
              </w:rPrChange>
            </w:rPr>
            <w:pPrChange w:author="Tom R Russo Jr" w:id="0" w:date="2025-09-16T19:50:07Z">
              <w:pPr>
                <w:numPr>
                  <w:ilvl w:val="0"/>
                  <w:numId w:val="7"/>
                </w:numPr>
                <w:ind w:left="720" w:hanging="360"/>
              </w:pPr>
            </w:pPrChange>
          </w:pPr>
          <w:sdt>
            <w:sdtPr>
              <w:id w:val="-1609607409"/>
              <w:tag w:val="goog_rdk_96"/>
            </w:sdtPr>
            <w:sdtContent>
              <w:ins w:author="Tom R Russo Jr" w:id="0" w:date="2025-09-16T19:50:05Z"/>
              <w:sdt>
                <w:sdtPr>
                  <w:id w:val="1792577891"/>
                  <w:tag w:val="goog_rdk_97"/>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Emergency Response</w:t>
                    </w:r>
                  </w:ins>
                </w:sdtContent>
              </w:sdt>
              <w:ins w:author="Tom R Russo Jr" w:id="0" w:date="2025-09-16T19:50:05Z"/>
            </w:sdtContent>
          </w:sdt>
        </w:p>
      </w:sdtContent>
    </w:sdt>
    <w:sdt>
      <w:sdtPr>
        <w:id w:val="141531274"/>
        <w:tag w:val="goog_rdk_101"/>
      </w:sdtPr>
      <w:sdtContent>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4" w:date="2025-09-16T19:50:07Z">
                <w:rPr>
                  <w:rFonts w:ascii="Calibri" w:cs="Calibri" w:eastAsia="Calibri" w:hAnsi="Calibri"/>
                  <w:sz w:val="22"/>
                  <w:szCs w:val="22"/>
                </w:rPr>
              </w:rPrChange>
            </w:rPr>
            <w:pPrChange w:author="Tom R Russo Jr" w:id="0" w:date="2025-09-16T19:50:07Z">
              <w:pPr/>
            </w:pPrChange>
          </w:pPr>
          <w:sdt>
            <w:sdtPr>
              <w:id w:val="-1956918574"/>
              <w:tag w:val="goog_rdk_99"/>
            </w:sdtPr>
            <w:sdtContent>
              <w:ins w:author="Tom R Russo Jr" w:id="0" w:date="2025-09-16T19:50:05Z"/>
              <w:sdt>
                <w:sdtPr>
                  <w:id w:val="-618273824"/>
                  <w:tag w:val="goog_rdk_100"/>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“I’d follow the emergency plan if needed.”</w:t>
                    </w:r>
                  </w:ins>
                </w:sdtContent>
              </w:sdt>
              <w:ins w:author="Tom R Russo Jr" w:id="0" w:date="2025-09-16T19:50:05Z"/>
            </w:sdtContent>
          </w:sdt>
        </w:p>
      </w:sdtContent>
    </w:sdt>
    <w:sdt>
      <w:sdtPr>
        <w:id w:val="2081124155"/>
        <w:tag w:val="goog_rdk_104"/>
      </w:sdtPr>
      <w:sdtContent>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5" w:date="2025-09-16T19:50:07Z">
                <w:rPr>
                  <w:rFonts w:ascii="Calibri" w:cs="Calibri" w:eastAsia="Calibri" w:hAnsi="Calibri"/>
                  <w:sz w:val="22"/>
                  <w:szCs w:val="22"/>
                </w:rPr>
              </w:rPrChange>
            </w:rPr>
            <w:pPrChange w:author="Tom R Russo Jr" w:id="0" w:date="2025-09-16T19:50:07Z">
              <w:pPr/>
            </w:pPrChange>
          </w:pPr>
          <w:sdt>
            <w:sdtPr>
              <w:id w:val="-1843013061"/>
              <w:tag w:val="goog_rdk_102"/>
            </w:sdtPr>
            <w:sdtContent>
              <w:ins w:author="Tom R Russo Jr" w:id="0" w:date="2025-09-16T19:50:05Z"/>
              <w:sdt>
                <w:sdtPr>
                  <w:id w:val="948194372"/>
                  <w:tag w:val="goog_rdk_103"/>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know where the first aid kit and fire extinguisher are.”</w:t>
                    </w:r>
                  </w:ins>
                </w:sdtContent>
              </w:sdt>
              <w:ins w:author="Tom R Russo Jr" w:id="0" w:date="2025-09-16T19:50:05Z"/>
            </w:sdtContent>
          </w:sdt>
        </w:p>
      </w:sdtContent>
    </w:sdt>
    <w:sdt>
      <w:sdtPr>
        <w:id w:val="-943714845"/>
        <w:tag w:val="goog_rdk_107"/>
      </w:sdtPr>
      <w:sdtContent>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6" w:date="2025-09-16T19:50:07Z">
                <w:rPr>
                  <w:rFonts w:ascii="Calibri" w:cs="Calibri" w:eastAsia="Calibri" w:hAnsi="Calibri"/>
                  <w:sz w:val="22"/>
                  <w:szCs w:val="22"/>
                </w:rPr>
              </w:rPrChange>
            </w:rPr>
            <w:pPrChange w:author="Tom R Russo Jr" w:id="0" w:date="2025-09-16T19:50:07Z">
              <w:pPr/>
            </w:pPrChange>
          </w:pPr>
          <w:sdt>
            <w:sdtPr>
              <w:id w:val="-330497900"/>
              <w:tag w:val="goog_rdk_105"/>
            </w:sdtPr>
            <w:sdtContent>
              <w:ins w:author="Tom R Russo Jr" w:id="0" w:date="2025-09-16T19:50:05Z"/>
              <w:sdt>
                <w:sdtPr>
                  <w:id w:val="-880111743"/>
                  <w:tag w:val="goog_rdk_106"/>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“I’d help with an evacuation if it came to that.”</w:t>
                    </w:r>
                  </w:ins>
                </w:sdtContent>
              </w:sdt>
              <w:ins w:author="Tom R Russo Jr" w:id="0" w:date="2025-09-16T19:50:05Z"/>
            </w:sdtContent>
          </w:sdt>
        </w:p>
      </w:sdtContent>
    </w:sdt>
    <w:sdt>
      <w:sdtPr>
        <w:id w:val="-1407992140"/>
        <w:tag w:val="goog_rdk_110"/>
      </w:sdtPr>
      <w:sdtContent>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7" w:date="2025-09-16T19:50:07Z">
                <w:rPr>
                  <w:rFonts w:ascii="Calibri" w:cs="Calibri" w:eastAsia="Calibri" w:hAnsi="Calibri"/>
                  <w:sz w:val="22"/>
                  <w:szCs w:val="22"/>
                </w:rPr>
              </w:rPrChange>
            </w:rPr>
            <w:pPrChange w:author="Tom R Russo Jr" w:id="0" w:date="2025-09-16T19:50:07Z">
              <w:pPr/>
            </w:pPrChange>
          </w:pPr>
          <w:sdt>
            <w:sdtPr>
              <w:id w:val="543421848"/>
              <w:tag w:val="goog_rdk_108"/>
            </w:sdtPr>
            <w:sdtContent>
              <w:ins w:author="Tom R Russo Jr" w:id="0" w:date="2025-09-16T19:50:05Z"/>
              <w:sdt>
                <w:sdtPr>
                  <w:id w:val="-332328163"/>
                  <w:tag w:val="goog_rdk_109"/>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understand how to respond in an emergency drill.”</w:t>
                    </w:r>
                  </w:ins>
                </w:sdtContent>
              </w:sdt>
              <w:ins w:author="Tom R Russo Jr" w:id="0" w:date="2025-09-16T19:50:05Z"/>
            </w:sdtContent>
          </w:sdt>
        </w:p>
      </w:sdtContent>
    </w:sdt>
    <w:sdt>
      <w:sdtPr>
        <w:id w:val="-1255224022"/>
        <w:tag w:val="goog_rdk_113"/>
      </w:sdtPr>
      <w:sdtContent>
        <w:p w:rsidR="00000000" w:rsidDel="00000000" w:rsidP="00000000" w:rsidRDefault="00000000" w:rsidRPr="00000000" w14:paraId="00000030">
          <w:pPr>
            <w:pStyle w:val="Heading3"/>
            <w:spacing w:after="281" w:before="281" w:lineRule="auto"/>
            <w:rPr>
              <w:ins w:author="Tom R Russo Jr" w:id="0" w:date="2025-09-16T19:50:05Z"/>
              <w:highlight w:val="yellow"/>
              <w:rPrChange w:author="Tom R Russo Jr" w:id="38" w:date="2025-09-16T19:50:07Z">
                <w:rPr>
                  <w:rFonts w:ascii="Calibri" w:cs="Calibri" w:eastAsia="Calibri" w:hAnsi="Calibri"/>
                  <w:b w:val="1"/>
                  <w:sz w:val="28"/>
                  <w:szCs w:val="28"/>
                </w:rPr>
              </w:rPrChange>
            </w:rPr>
            <w:pPrChange w:author="Tom R Russo Jr" w:id="0" w:date="2025-09-16T19:50:07Z">
              <w:pPr>
                <w:numPr>
                  <w:ilvl w:val="0"/>
                  <w:numId w:val="6"/>
                </w:numPr>
                <w:ind w:left="720" w:hanging="360"/>
              </w:pPr>
            </w:pPrChange>
          </w:pPr>
          <w:sdt>
            <w:sdtPr>
              <w:id w:val="-635687792"/>
              <w:tag w:val="goog_rdk_111"/>
            </w:sdtPr>
            <w:sdtContent>
              <w:ins w:author="Tom R Russo Jr" w:id="0" w:date="2025-09-16T19:50:05Z"/>
              <w:sdt>
                <w:sdtPr>
                  <w:id w:val="-1764114595"/>
                  <w:tag w:val="goog_rdk_112"/>
                </w:sdtPr>
                <w:sdtContent>
                  <w:ins w:author="Tom R Russo Jr" w:id="0" w:date="2025-09-16T19:50:05Z">
                    <w:r w:rsidDel="00000000" w:rsidR="00000000" w:rsidRPr="00000000">
                      <w:rPr>
                        <w:rFonts w:ascii="Calibri" w:cs="Calibri" w:eastAsia="Calibri" w:hAnsi="Calibri"/>
                        <w:b w:val="1"/>
                        <w:sz w:val="28"/>
                        <w:szCs w:val="28"/>
                        <w:highlight w:val="yellow"/>
                        <w:rtl w:val="0"/>
                        <w:rPrChange w:author="Tom R Russo Jr" w:id="8" w:date="2025-09-16T19:50:23Z">
                          <w:rPr>
                            <w:rFonts w:ascii="Calibri" w:cs="Calibri" w:eastAsia="Calibri" w:hAnsi="Calibri"/>
                            <w:b w:val="1"/>
                            <w:sz w:val="28"/>
                            <w:szCs w:val="28"/>
                          </w:rPr>
                        </w:rPrChange>
                      </w:rPr>
                      <w:t xml:space="preserve">Safety Equipment / PPE</w:t>
                    </w:r>
                  </w:ins>
                </w:sdtContent>
              </w:sdt>
              <w:ins w:author="Tom R Russo Jr" w:id="0" w:date="2025-09-16T19:50:05Z"/>
            </w:sdtContent>
          </w:sdt>
        </w:p>
      </w:sdtContent>
    </w:sdt>
    <w:sdt>
      <w:sdtPr>
        <w:id w:val="-1251614078"/>
        <w:tag w:val="goog_rdk_116"/>
      </w:sdtPr>
      <w:sdtContent>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39" w:date="2025-09-16T19:50:07Z">
                <w:rPr>
                  <w:rFonts w:ascii="Calibri" w:cs="Calibri" w:eastAsia="Calibri" w:hAnsi="Calibri"/>
                  <w:sz w:val="22"/>
                  <w:szCs w:val="22"/>
                </w:rPr>
              </w:rPrChange>
            </w:rPr>
            <w:pPrChange w:author="Tom R Russo Jr" w:id="0" w:date="2025-09-16T19:50:07Z">
              <w:pPr/>
            </w:pPrChange>
          </w:pPr>
          <w:sdt>
            <w:sdtPr>
              <w:id w:val="439525936"/>
              <w:tag w:val="goog_rdk_114"/>
            </w:sdtPr>
            <w:sdtContent>
              <w:ins w:author="Tom R Russo Jr" w:id="0" w:date="2025-09-16T19:50:05Z"/>
              <w:sdt>
                <w:sdtPr>
                  <w:id w:val="-998133015"/>
                  <w:tag w:val="goog_rdk_115"/>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 always wear my safety vest and PPE.”</w:t>
                    </w:r>
                  </w:ins>
                </w:sdtContent>
              </w:sdt>
              <w:ins w:author="Tom R Russo Jr" w:id="0" w:date="2025-09-16T19:50:05Z"/>
            </w:sdtContent>
          </w:sdt>
        </w:p>
      </w:sdtContent>
    </w:sdt>
    <w:sdt>
      <w:sdtPr>
        <w:id w:val="331689954"/>
        <w:tag w:val="goog_rdk_119"/>
      </w:sdtPr>
      <w:sdtContent>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40" w:date="2025-09-16T19:50:07Z">
                <w:rPr>
                  <w:rFonts w:ascii="Calibri" w:cs="Calibri" w:eastAsia="Calibri" w:hAnsi="Calibri"/>
                  <w:sz w:val="22"/>
                  <w:szCs w:val="22"/>
                </w:rPr>
              </w:rPrChange>
            </w:rPr>
            <w:pPrChange w:author="Tom R Russo Jr" w:id="0" w:date="2025-09-16T19:50:07Z">
              <w:pPr/>
            </w:pPrChange>
          </w:pPr>
          <w:sdt>
            <w:sdtPr>
              <w:id w:val="-793249141"/>
              <w:tag w:val="goog_rdk_117"/>
            </w:sdtPr>
            <w:sdtContent>
              <w:ins w:author="Tom R Russo Jr" w:id="0" w:date="2025-09-16T19:50:05Z"/>
              <w:sdt>
                <w:sdtPr>
                  <w:id w:val="-209271855"/>
                  <w:tag w:val="goog_rdk_118"/>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“Protective gear like gloves, goggles, and hard hats are a must.”</w:t>
                    </w:r>
                  </w:ins>
                </w:sdtContent>
              </w:sdt>
              <w:ins w:author="Tom R Russo Jr" w:id="0" w:date="2025-09-16T19:50:05Z"/>
            </w:sdtContent>
          </w:sdt>
        </w:p>
      </w:sdtContent>
    </w:sdt>
    <w:sdt>
      <w:sdtPr>
        <w:id w:val="-1677390"/>
        <w:tag w:val="goog_rdk_122"/>
      </w:sdtPr>
      <w:sdtContent>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41" w:date="2025-09-16T19:50:07Z">
                <w:rPr>
                  <w:rFonts w:ascii="Calibri" w:cs="Calibri" w:eastAsia="Calibri" w:hAnsi="Calibri"/>
                  <w:sz w:val="22"/>
                  <w:szCs w:val="22"/>
                </w:rPr>
              </w:rPrChange>
            </w:rPr>
            <w:pPrChange w:author="Tom R Russo Jr" w:id="0" w:date="2025-09-16T19:50:07Z">
              <w:pPr/>
            </w:pPrChange>
          </w:pPr>
          <w:sdt>
            <w:sdtPr>
              <w:id w:val="1942876431"/>
              <w:tag w:val="goog_rdk_120"/>
            </w:sdtPr>
            <w:sdtContent>
              <w:ins w:author="Tom R Russo Jr" w:id="0" w:date="2025-09-16T19:50:05Z"/>
              <w:sdt>
                <w:sdtPr>
                  <w:id w:val="-777333787"/>
                  <w:tag w:val="goog_rdk_121"/>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“I’d remind them to put on their reflective vest.”</w:t>
                    </w:r>
                  </w:ins>
                </w:sdtContent>
              </w:sdt>
              <w:ins w:author="Tom R Russo Jr" w:id="0" w:date="2025-09-16T19:50:05Z"/>
            </w:sdtContent>
          </w:sdt>
        </w:p>
      </w:sdtContent>
    </w:sdt>
    <w:sdt>
      <w:sdtPr>
        <w:id w:val="-1147434902"/>
        <w:tag w:val="goog_rdk_125"/>
      </w:sdtPr>
      <w:sdtContent>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42" w:date="2025-09-16T19:50:07Z">
                <w:rPr>
                  <w:rFonts w:ascii="Calibri" w:cs="Calibri" w:eastAsia="Calibri" w:hAnsi="Calibri"/>
                  <w:sz w:val="22"/>
                  <w:szCs w:val="22"/>
                </w:rPr>
              </w:rPrChange>
            </w:rPr>
            <w:pPrChange w:author="Tom R Russo Jr" w:id="0" w:date="2025-09-16T19:50:07Z">
              <w:pPr/>
            </w:pPrChange>
          </w:pPr>
          <w:sdt>
            <w:sdtPr>
              <w:id w:val="-1909189041"/>
              <w:tag w:val="goog_rdk_123"/>
            </w:sdtPr>
            <w:sdtContent>
              <w:ins w:author="Tom R Russo Jr" w:id="0" w:date="2025-09-16T19:50:05Z"/>
              <w:sdt>
                <w:sdtPr>
                  <w:id w:val="-1556156075"/>
                  <w:tag w:val="goog_rdk_124"/>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“Everyone should wear steel-toe boots and ear protection.”</w:t>
                    </w:r>
                  </w:ins>
                </w:sdtContent>
              </w:sdt>
              <w:ins w:author="Tom R Russo Jr" w:id="0" w:date="2025-09-16T19:50:05Z"/>
            </w:sdtContent>
          </w:sdt>
        </w:p>
      </w:sdtContent>
    </w:sdt>
    <w:sdt>
      <w:sdtPr>
        <w:id w:val="-231180270"/>
        <w:tag w:val="goog_rdk_128"/>
      </w:sdtPr>
      <w:sdtContent>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0" w:date="2025-09-16T19:50:05Z"/>
              <w:b w:val="0"/>
              <w:i w:val="0"/>
              <w:smallCaps w:val="0"/>
              <w:strike w:val="0"/>
              <w:color w:val="000000"/>
              <w:highlight w:val="yellow"/>
              <w:u w:val="none"/>
              <w:vertAlign w:val="baseline"/>
              <w:rPrChange w:author="Tom R Russo Jr" w:id="43" w:date="2025-09-16T19:50:07Z">
                <w:rPr>
                  <w:rFonts w:ascii="Calibri" w:cs="Calibri" w:eastAsia="Calibri" w:hAnsi="Calibri"/>
                  <w:sz w:val="22"/>
                  <w:szCs w:val="22"/>
                </w:rPr>
              </w:rPrChange>
            </w:rPr>
            <w:pPrChange w:author="Tom R Russo Jr" w:id="0" w:date="2025-09-16T19:50:07Z">
              <w:pPr/>
            </w:pPrChange>
          </w:pPr>
          <w:sdt>
            <w:sdtPr>
              <w:id w:val="-1841439243"/>
              <w:tag w:val="goog_rdk_126"/>
            </w:sdtPr>
            <w:sdtContent>
              <w:ins w:author="Tom R Russo Jr" w:id="0" w:date="2025-09-16T19:50:05Z"/>
              <w:sdt>
                <w:sdtPr>
                  <w:id w:val="-694138343"/>
                  <w:tag w:val="goog_rdk_127"/>
                </w:sdtPr>
                <w:sdtContent>
                  <w:ins w:author="Tom R Russo Jr" w:id="0" w:date="2025-09-16T19:50:05Z">
                    <w:r w:rsidDel="00000000" w:rsidR="00000000" w:rsidRPr="00000000">
                      <w:rPr>
                        <w:rFonts w:ascii="Calibri" w:cs="Calibri" w:eastAsia="Calibri" w:hAnsi="Calibri"/>
                        <w:sz w:val="22"/>
                        <w:szCs w:val="22"/>
                        <w:highlight w:val="yellow"/>
                        <w:rtl w:val="0"/>
                        <w:rPrChange w:author="Tom R Russo Jr" w:id="8" w:date="2025-09-16T19:50:23Z">
                          <w:rPr>
                            <w:rFonts w:ascii="Calibri" w:cs="Calibri" w:eastAsia="Calibri" w:hAnsi="Calibri"/>
                            <w:sz w:val="22"/>
                            <w:szCs w:val="22"/>
                          </w:rPr>
                        </w:rPrChange>
                      </w:rPr>
                      <w:t xml:space="preserve">“Personal protective equipment is required for safety.”</w:t>
                    </w:r>
                  </w:ins>
                </w:sdtContent>
              </w:sdt>
              <w:ins w:author="Tom R Russo Jr" w:id="0" w:date="2025-09-16T19:50:05Z"/>
            </w:sdtContent>
          </w:sdt>
        </w:p>
      </w:sdtContent>
    </w:sdt>
    <w:p w:rsidR="00000000" w:rsidDel="00000000" w:rsidP="00000000" w:rsidRDefault="00000000" w:rsidRPr="00000000" w14:paraId="00000036">
      <w:pPr>
        <w:rPr>
          <w:b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report</w:t>
        <w:br w:type="textWrapping"/>
        <w:t xml:space="preserve">report it</w:t>
        <w:br w:type="textWrapping"/>
        <w:t xml:space="preserve">report immediately</w:t>
        <w:br w:type="textWrapping"/>
        <w:t xml:space="preserve">file a report</w:t>
        <w:br w:type="textWrapping"/>
        <w:t xml:space="preserve">tell a supervisor</w:t>
        <w:br w:type="textWrapping"/>
        <w:t xml:space="preserve">notify supervisor</w:t>
        <w:br w:type="textWrapping"/>
        <w:t xml:space="preserve">notify manager</w:t>
        <w:br w:type="textWrapping"/>
        <w:t xml:space="preserve">tell someone</w:t>
        <w:br w:type="textWrapping"/>
        <w:t xml:space="preserve">escalate</w:t>
        <w:br w:type="textWrapping"/>
        <w:t xml:space="preserve">alert authority</w:t>
        <w:br w:type="textWrapping"/>
        <w:t xml:space="preserve">alert someone</w:t>
        <w:br w:type="textWrapping"/>
        <w:t xml:space="preserve">contact authority</w:t>
        <w:br w:type="textWrapping"/>
        <w:t xml:space="preserve">follow protocol</w:t>
        <w:br w:type="textWrapping"/>
        <w:t xml:space="preserve">follow procedure</w:t>
        <w:br w:type="textWrapping"/>
        <w:t xml:space="preserve">follow rules</w:t>
        <w:br w:type="textWrapping"/>
        <w:t xml:space="preserve">follow safety rules</w:t>
        <w:br w:type="textWrapping"/>
        <w:t xml:space="preserve">ground rules</w:t>
        <w:br w:type="textWrapping"/>
        <w:t xml:space="preserve">safety protocols</w:t>
        <w:br w:type="textWrapping"/>
        <w:t xml:space="preserve">compliance</w:t>
        <w:br w:type="textWrapping"/>
        <w:t xml:space="preserve">regulations</w:t>
        <w:br w:type="textWrapping"/>
        <w:t xml:space="preserve">policies</w:t>
        <w:br w:type="textWrapping"/>
        <w:t xml:space="preserve">OSHA</w:t>
        <w:br w:type="textWrapping"/>
        <w:t xml:space="preserve">FAA rules</w:t>
        <w:br w:type="textWrapping"/>
        <w:t xml:space="preserve">speak up</w:t>
        <w:br w:type="textWrapping"/>
        <w:t xml:space="preserve">say something</w:t>
        <w:br w:type="textWrapping"/>
        <w:t xml:space="preserve">speak out</w:t>
        <w:br w:type="textWrapping"/>
        <w:t xml:space="preserve">call it out</w:t>
        <w:br w:type="textWrapping"/>
        <w:t xml:space="preserve">intervene</w:t>
        <w:br w:type="textWrapping"/>
        <w:t xml:space="preserve">step in</w:t>
        <w:br w:type="textWrapping"/>
        <w:t xml:space="preserve">warn them</w:t>
        <w:br w:type="textWrapping"/>
        <w:t xml:space="preserve">warn others</w:t>
        <w:br w:type="textWrapping"/>
        <w:t xml:space="preserve">caution them</w:t>
        <w:br w:type="textWrapping"/>
        <w:t xml:space="preserve">caution others</w:t>
        <w:br w:type="textWrapping"/>
        <w:t xml:space="preserve">remind them</w:t>
        <w:br w:type="textWrapping"/>
        <w:t xml:space="preserve">advise them</w:t>
        <w:br w:type="textWrapping"/>
        <w:t xml:space="preserve">educate</w:t>
        <w:br w:type="textWrapping"/>
        <w:t xml:space="preserve">stop them</w:t>
        <w:br w:type="textWrapping"/>
        <w:t xml:space="preserve">I’d stop them</w:t>
        <w:br w:type="textWrapping"/>
        <w:t xml:space="preserve">that’s not allowed</w:t>
        <w:br w:type="textWrapping"/>
        <w:t xml:space="preserve">violation</w:t>
        <w:br w:type="textWrapping"/>
        <w:t xml:space="preserve">hazard</w:t>
        <w:br w:type="textWrapping"/>
        <w:t xml:space="preserve">unsafe</w:t>
        <w:br w:type="textWrapping"/>
        <w:t xml:space="preserve">not safe</w:t>
        <w:br w:type="textWrapping"/>
        <w:t xml:space="preserve">danger</w:t>
        <w:br w:type="textWrapping"/>
        <w:t xml:space="preserve">at risk</w:t>
        <w:br w:type="textWrapping"/>
        <w:t xml:space="preserve">risk</w:t>
        <w:br w:type="textWrapping"/>
        <w:t xml:space="preserve">risk prevention</w:t>
        <w:br w:type="textWrapping"/>
        <w:t xml:space="preserve">health risk</w:t>
        <w:br w:type="textWrapping"/>
        <w:t xml:space="preserve">accident</w:t>
        <w:br w:type="textWrapping"/>
        <w:t xml:space="preserve">incident</w:t>
        <w:br w:type="textWrapping"/>
        <w:t xml:space="preserve">injury</w:t>
        <w:br w:type="textWrapping"/>
        <w:t xml:space="preserve">prevent accident</w:t>
        <w:br w:type="textWrapping"/>
        <w:t xml:space="preserve">prevent incident</w:t>
        <w:br w:type="textWrapping"/>
        <w:t xml:space="preserve">stop injury</w:t>
        <w:br w:type="textWrapping"/>
        <w:t xml:space="preserve">reduce risk</w:t>
        <w:br w:type="textWrapping"/>
        <w:t xml:space="preserve">avoid danger</w:t>
        <w:br w:type="textWrapping"/>
        <w:t xml:space="preserve">avoid incident</w:t>
        <w:br w:type="textWrapping"/>
        <w:t xml:space="preserve">keep safe</w:t>
        <w:br w:type="textWrapping"/>
        <w:t xml:space="preserve">safety first</w:t>
        <w:br w:type="textWrapping"/>
        <w:t xml:space="preserve">zero accidents</w:t>
        <w:br w:type="textWrapping"/>
        <w:t xml:space="preserve">better safe than sorry</w:t>
        <w:br w:type="textWrapping"/>
        <w:t xml:space="preserve">stay alert</w:t>
        <w:br w:type="textWrapping"/>
        <w:t xml:space="preserve">stay aware</w:t>
        <w:br w:type="textWrapping"/>
        <w:t xml:space="preserve">situational awareness</w:t>
        <w:br w:type="textWrapping"/>
        <w:t xml:space="preserve">watch surroundings</w:t>
        <w:br w:type="textWrapping"/>
        <w:t xml:space="preserve">watch your back</w:t>
        <w:br w:type="textWrapping"/>
        <w:t xml:space="preserve">check surroundings</w:t>
        <w:br w:type="textWrapping"/>
        <w:t xml:space="preserve">double-check</w:t>
        <w:br w:type="textWrapping"/>
        <w:t xml:space="preserve">stay clear</w:t>
        <w:br w:type="textWrapping"/>
        <w:t xml:space="preserve">stay focused</w:t>
        <w:br w:type="textWrapping"/>
        <w:t xml:space="preserve">stay awake</w:t>
        <w:br w:type="textWrapping"/>
        <w:t xml:space="preserve">monitor</w:t>
        <w:br w:type="textWrapping"/>
        <w:t xml:space="preserve">observe</w:t>
        <w:br w:type="textWrapping"/>
        <w:t xml:space="preserve">look out</w:t>
        <w:br w:type="textWrapping"/>
        <w:t xml:space="preserve">emergency</w:t>
        <w:br w:type="textWrapping"/>
        <w:t xml:space="preserve">emergency response</w:t>
        <w:br w:type="textWrapping"/>
        <w:t xml:space="preserve">emergency plan</w:t>
        <w:br w:type="textWrapping"/>
        <w:t xml:space="preserve">safety drill</w:t>
        <w:br w:type="textWrapping"/>
        <w:t xml:space="preserve">evacuation</w:t>
        <w:br w:type="textWrapping"/>
        <w:t xml:space="preserve">first aid</w:t>
        <w:br w:type="textWrapping"/>
        <w:t xml:space="preserve">fire extinguisher</w:t>
        <w:br w:type="textWrapping"/>
        <w:t xml:space="preserve">restricted area</w:t>
        <w:br w:type="textWrapping"/>
        <w:t xml:space="preserve">restricted zone</w:t>
        <w:br w:type="textWrapping"/>
        <w:t xml:space="preserve">safety zone</w:t>
        <w:br w:type="textWrapping"/>
        <w:t xml:space="preserve">secure area</w:t>
        <w:br w:type="textWrapping"/>
        <w:t xml:space="preserve">marked area</w:t>
        <w:br w:type="textWrapping"/>
        <w:t xml:space="preserve">cones</w:t>
        <w:br w:type="textWrapping"/>
        <w:t xml:space="preserve">barriers</w:t>
        <w:br w:type="textWrapping"/>
        <w:t xml:space="preserve">warning signs</w:t>
        <w:br w:type="textWrapping"/>
        <w:t xml:space="preserve">posted signs</w:t>
        <w:br w:type="textWrapping"/>
        <w:t xml:space="preserve">safety equipment</w:t>
        <w:br w:type="textWrapping"/>
        <w:t xml:space="preserve">safety gear</w:t>
        <w:br w:type="textWrapping"/>
        <w:t xml:space="preserve">PPE</w:t>
        <w:br w:type="textWrapping"/>
        <w:t xml:space="preserve">personal protective equipment</w:t>
        <w:br w:type="textWrapping"/>
        <w:t xml:space="preserve">protective gear</w:t>
        <w:br w:type="textWrapping"/>
        <w:t xml:space="preserve">wear gear</w:t>
        <w:br w:type="textWrapping"/>
        <w:t xml:space="preserve">wear vest</w:t>
        <w:br w:type="textWrapping"/>
        <w:t xml:space="preserve">safety vest</w:t>
        <w:br w:type="textWrapping"/>
        <w:t xml:space="preserve">reflective vest</w:t>
        <w:br w:type="textWrapping"/>
        <w:t xml:space="preserve">goggles</w:t>
        <w:br w:type="textWrapping"/>
        <w:t xml:space="preserve">safety glasses</w:t>
        <w:br w:type="textWrapping"/>
        <w:t xml:space="preserve">helmet</w:t>
        <w:br w:type="textWrapping"/>
        <w:t xml:space="preserve">hard hat</w:t>
        <w:br w:type="textWrapping"/>
        <w:t xml:space="preserve">gloves</w:t>
        <w:br w:type="textWrapping"/>
        <w:t xml:space="preserve">steel-toe boots</w:t>
        <w:br w:type="textWrapping"/>
        <w:t xml:space="preserve">boots</w:t>
        <w:br w:type="textWrapping"/>
        <w:t xml:space="preserve">mask</w:t>
        <w:br w:type="textWrapping"/>
        <w:t xml:space="preserve">ear protection</w:t>
        <w:br w:type="textWrapping"/>
        <w:t xml:space="preserve">ear plugs</w:t>
        <w:br w:type="textWrapping"/>
        <w:t xml:space="preserve">headphones (for hearing protection)</w:t>
        <w:br w:type="textWrapping"/>
        <w:t xml:space="preserve">respirator</w:t>
        <w:br w:type="textWrapping"/>
        <w:t xml:space="preserve">compliance check</w:t>
        <w:br w:type="textWrapping"/>
        <w:t xml:space="preserve">auditor</w:t>
        <w:br w:type="textWrapping"/>
        <w:t xml:space="preserve">inspection</w:t>
        <w:br w:type="textWrapping"/>
        <w:t xml:space="preserve">checklist</w:t>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Additional Notes:</w:t>
      </w:r>
      <w:r w:rsidDel="00000000" w:rsidR="00000000" w:rsidRPr="00000000">
        <w:rPr>
          <w:rtl w:val="0"/>
        </w:rPr>
        <w:t xml:space="preserve"> Flag phrases where negation changes meaning (“never report” ≠ “report”), especially when paired with key safety-related terms.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2. RELIABILITY QUESTION</w:t>
      </w:r>
    </w:p>
    <w:p w:rsidR="00000000" w:rsidDel="00000000" w:rsidP="00000000" w:rsidRDefault="00000000" w:rsidRPr="00000000" w14:paraId="0000003C">
      <w:pPr>
        <w:rPr/>
      </w:pPr>
      <w:r w:rsidDel="00000000" w:rsidR="00000000" w:rsidRPr="00000000">
        <w:rPr>
          <w:b w:val="1"/>
          <w:rtl w:val="0"/>
        </w:rPr>
        <w:t xml:space="preserve">Prompt:</w:t>
      </w:r>
      <w:r w:rsidDel="00000000" w:rsidR="00000000" w:rsidRPr="00000000">
        <w:rPr>
          <w:rtl w:val="0"/>
        </w:rPr>
        <w:br w:type="textWrapping"/>
        <w:t xml:space="preserve">"Punctuality is essential in the airport environment and all our  operations run on time-sensitive schedules. Can you share how you ensure you arrive on time and are prepared for the start of </w:t>
      </w:r>
      <w:sdt>
        <w:sdtPr>
          <w:id w:val="1997274500"/>
          <w:tag w:val="goog_rdk_129"/>
        </w:sdtPr>
        <w:sdtContent>
          <w:commentRangeStart w:id="1"/>
        </w:sdtContent>
      </w:sdt>
      <w:r w:rsidDel="00000000" w:rsidR="00000000" w:rsidRPr="00000000">
        <w:rPr>
          <w:rtl w:val="0"/>
        </w:rPr>
        <w:t xml:space="preserve">your</w:t>
      </w:r>
      <w:commentRangeEnd w:id="1"/>
      <w:r w:rsidDel="00000000" w:rsidR="00000000" w:rsidRPr="00000000">
        <w:commentReference w:id="1"/>
      </w:r>
      <w:r w:rsidDel="00000000" w:rsidR="00000000" w:rsidRPr="00000000">
        <w:rPr>
          <w:rtl w:val="0"/>
        </w:rPr>
        <w:t xml:space="preserve"> shift?"</w:t>
      </w:r>
    </w:p>
    <w:p w:rsidR="00000000" w:rsidDel="00000000" w:rsidP="00000000" w:rsidRDefault="00000000" w:rsidRPr="00000000" w14:paraId="0000003D">
      <w:pPr>
        <w:rPr/>
      </w:pPr>
      <w:r w:rsidDel="00000000" w:rsidR="00000000" w:rsidRPr="00000000">
        <w:rPr>
          <w:b w:val="1"/>
          <w:rtl w:val="0"/>
        </w:rPr>
        <w:t xml:space="preserve">Scoring Goal: Measures planning</w:t>
      </w:r>
      <w:r w:rsidDel="00000000" w:rsidR="00000000" w:rsidRPr="00000000">
        <w:rPr>
          <w:rtl w:val="0"/>
        </w:rPr>
        <w:t xml:space="preserve">, punctuality, and shift-readiness.</w:t>
      </w:r>
    </w:p>
    <w:sdt>
      <w:sdtPr>
        <w:id w:val="-2071630163"/>
        <w:tag w:val="goog_rdk_131"/>
      </w:sdtPr>
      <w:sdtContent>
        <w:p w:rsidR="00000000" w:rsidDel="00000000" w:rsidP="00000000" w:rsidRDefault="00000000" w:rsidRPr="00000000" w14:paraId="0000003E">
          <w:pPr>
            <w:rPr>
              <w:ins w:author="Tom R Russo Jr" w:id="44" w:date="2025-09-16T19:52:35Z"/>
              <w:b w:val="1"/>
            </w:rPr>
          </w:pPr>
          <w:r w:rsidDel="00000000" w:rsidR="00000000" w:rsidRPr="00000000">
            <w:rPr>
              <w:b w:val="1"/>
              <w:rtl w:val="0"/>
            </w:rPr>
            <w:t xml:space="preserve">Keywords Indicators (Examples):</w:t>
          </w:r>
          <w:sdt>
            <w:sdtPr>
              <w:id w:val="779153153"/>
              <w:tag w:val="goog_rdk_130"/>
            </w:sdtPr>
            <w:sdtContent>
              <w:ins w:author="Tom R Russo Jr" w:id="44" w:date="2025-09-16T19:52:35Z">
                <w:r w:rsidDel="00000000" w:rsidR="00000000" w:rsidRPr="00000000">
                  <w:rPr>
                    <w:rtl w:val="0"/>
                  </w:rPr>
                </w:r>
              </w:ins>
            </w:sdtContent>
          </w:sdt>
        </w:p>
      </w:sdtContent>
    </w:sdt>
    <w:sdt>
      <w:sdtPr>
        <w:id w:val="1201942274"/>
        <w:tag w:val="goog_rdk_134"/>
      </w:sdtPr>
      <w:sdtContent>
        <w:p w:rsidR="00000000" w:rsidDel="00000000" w:rsidP="00000000" w:rsidRDefault="00000000" w:rsidRPr="00000000" w14:paraId="0000003F">
          <w:pPr>
            <w:pStyle w:val="Heading3"/>
            <w:spacing w:after="281" w:before="281" w:lineRule="auto"/>
            <w:rPr>
              <w:ins w:author="Tom R Russo Jr" w:id="44" w:date="2025-09-16T19:52:35Z"/>
              <w:highlight w:val="yellow"/>
              <w:rPrChange w:author="Tom R Russo Jr" w:id="46" w:date="2025-09-16T19:52:37Z">
                <w:rPr>
                  <w:rFonts w:ascii="Calibri" w:cs="Calibri" w:eastAsia="Calibri" w:hAnsi="Calibri"/>
                  <w:b w:val="1"/>
                  <w:sz w:val="28"/>
                  <w:szCs w:val="28"/>
                </w:rPr>
              </w:rPrChange>
            </w:rPr>
            <w:pPrChange w:author="Tom R Russo Jr" w:id="0" w:date="2025-09-16T19:52:37Z">
              <w:pPr/>
            </w:pPrChange>
          </w:pPr>
          <w:sdt>
            <w:sdtPr>
              <w:id w:val="-954000278"/>
              <w:tag w:val="goog_rdk_132"/>
            </w:sdtPr>
            <w:sdtContent>
              <w:ins w:author="Tom R Russo Jr" w:id="44" w:date="2025-09-16T19:52:35Z"/>
              <w:sdt>
                <w:sdtPr>
                  <w:id w:val="272000249"/>
                  <w:tag w:val="goog_rdk_133"/>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Punctuality &amp; Attendance</w:t>
                    </w:r>
                  </w:ins>
                </w:sdtContent>
              </w:sdt>
              <w:ins w:author="Tom R Russo Jr" w:id="44" w:date="2025-09-16T19:52:35Z"/>
            </w:sdtContent>
          </w:sdt>
        </w:p>
      </w:sdtContent>
    </w:sdt>
    <w:sdt>
      <w:sdtPr>
        <w:id w:val="-193850607"/>
        <w:tag w:val="goog_rdk_137"/>
      </w:sdtPr>
      <w:sdtContent>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47" w:date="2025-09-16T19:52:37Z">
                <w:rPr>
                  <w:rFonts w:ascii="Calibri" w:cs="Calibri" w:eastAsia="Calibri" w:hAnsi="Calibri"/>
                  <w:sz w:val="22"/>
                  <w:szCs w:val="22"/>
                </w:rPr>
              </w:rPrChange>
            </w:rPr>
            <w:pPrChange w:author="Tom R Russo Jr" w:id="0" w:date="2025-09-16T19:52:37Z">
              <w:pPr/>
            </w:pPrChange>
          </w:pPr>
          <w:sdt>
            <w:sdtPr>
              <w:id w:val="-793129142"/>
              <w:tag w:val="goog_rdk_135"/>
            </w:sdtPr>
            <w:sdtContent>
              <w:ins w:author="Tom R Russo Jr" w:id="44" w:date="2025-09-16T19:52:35Z"/>
              <w:sdt>
                <w:sdtPr>
                  <w:id w:val="-800585769"/>
                  <w:tag w:val="goog_rdk_136"/>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“I’m always on time for my shift.”</w:t>
                    </w:r>
                  </w:ins>
                </w:sdtContent>
              </w:sdt>
              <w:ins w:author="Tom R Russo Jr" w:id="44" w:date="2025-09-16T19:52:35Z"/>
            </w:sdtContent>
          </w:sdt>
        </w:p>
      </w:sdtContent>
    </w:sdt>
    <w:sdt>
      <w:sdtPr>
        <w:id w:val="-332339778"/>
        <w:tag w:val="goog_rdk_140"/>
      </w:sdtPr>
      <w:sdtContent>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48" w:date="2025-09-16T19:52:37Z">
                <w:rPr>
                  <w:rFonts w:ascii="Calibri" w:cs="Calibri" w:eastAsia="Calibri" w:hAnsi="Calibri"/>
                  <w:sz w:val="22"/>
                  <w:szCs w:val="22"/>
                </w:rPr>
              </w:rPrChange>
            </w:rPr>
            <w:pPrChange w:author="Tom R Russo Jr" w:id="0" w:date="2025-09-16T19:52:37Z">
              <w:pPr/>
            </w:pPrChange>
          </w:pPr>
          <w:sdt>
            <w:sdtPr>
              <w:id w:val="-1722291690"/>
              <w:tag w:val="goog_rdk_138"/>
            </w:sdtPr>
            <w:sdtContent>
              <w:ins w:author="Tom R Russo Jr" w:id="44" w:date="2025-09-16T19:52:35Z"/>
              <w:sdt>
                <w:sdtPr>
                  <w:id w:val="1194802638"/>
                  <w:tag w:val="goog_rdk_139"/>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make sure to arrive early so I’m never late.”</w:t>
                    </w:r>
                  </w:ins>
                </w:sdtContent>
              </w:sdt>
              <w:ins w:author="Tom R Russo Jr" w:id="44" w:date="2025-09-16T19:52:35Z"/>
            </w:sdtContent>
          </w:sdt>
        </w:p>
      </w:sdtContent>
    </w:sdt>
    <w:sdt>
      <w:sdtPr>
        <w:id w:val="-2038395770"/>
        <w:tag w:val="goog_rdk_143"/>
      </w:sdtPr>
      <w:sdtContent>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49" w:date="2025-09-16T19:52:37Z">
                <w:rPr>
                  <w:rFonts w:ascii="Calibri" w:cs="Calibri" w:eastAsia="Calibri" w:hAnsi="Calibri"/>
                  <w:sz w:val="22"/>
                  <w:szCs w:val="22"/>
                </w:rPr>
              </w:rPrChange>
            </w:rPr>
            <w:pPrChange w:author="Tom R Russo Jr" w:id="0" w:date="2025-09-16T19:52:37Z">
              <w:pPr/>
            </w:pPrChange>
          </w:pPr>
          <w:sdt>
            <w:sdtPr>
              <w:id w:val="262216668"/>
              <w:tag w:val="goog_rdk_141"/>
            </w:sdtPr>
            <w:sdtContent>
              <w:ins w:author="Tom R Russo Jr" w:id="44" w:date="2025-09-16T19:52:35Z"/>
              <w:sdt>
                <w:sdtPr>
                  <w:id w:val="-1743029896"/>
                  <w:tag w:val="goog_rdk_142"/>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don’t miss work or call out.”</w:t>
                    </w:r>
                  </w:ins>
                </w:sdtContent>
              </w:sdt>
              <w:ins w:author="Tom R Russo Jr" w:id="44" w:date="2025-09-16T19:52:35Z"/>
            </w:sdtContent>
          </w:sdt>
        </w:p>
      </w:sdtContent>
    </w:sdt>
    <w:sdt>
      <w:sdtPr>
        <w:id w:val="1408468134"/>
        <w:tag w:val="goog_rdk_146"/>
      </w:sdtPr>
      <w:sdtContent>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0" w:date="2025-09-16T19:52:37Z">
                <w:rPr>
                  <w:rFonts w:ascii="Calibri" w:cs="Calibri" w:eastAsia="Calibri" w:hAnsi="Calibri"/>
                  <w:sz w:val="22"/>
                  <w:szCs w:val="22"/>
                </w:rPr>
              </w:rPrChange>
            </w:rPr>
            <w:pPrChange w:author="Tom R Russo Jr" w:id="0" w:date="2025-09-16T19:52:37Z">
              <w:pPr/>
            </w:pPrChange>
          </w:pPr>
          <w:sdt>
            <w:sdtPr>
              <w:id w:val="-1218126288"/>
              <w:tag w:val="goog_rdk_144"/>
            </w:sdtPr>
            <w:sdtContent>
              <w:ins w:author="Tom R Russo Jr" w:id="44" w:date="2025-09-16T19:52:35Z"/>
              <w:sdt>
                <w:sdtPr>
                  <w:id w:val="-764671181"/>
                  <w:tag w:val="goog_rdk_145"/>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show up every day, ready to go.”</w:t>
                    </w:r>
                  </w:ins>
                </w:sdtContent>
              </w:sdt>
              <w:ins w:author="Tom R Russo Jr" w:id="44" w:date="2025-09-16T19:52:35Z"/>
            </w:sdtContent>
          </w:sdt>
        </w:p>
      </w:sdtContent>
    </w:sdt>
    <w:sdt>
      <w:sdtPr>
        <w:id w:val="533211610"/>
        <w:tag w:val="goog_rdk_149"/>
      </w:sdtPr>
      <w:sdtContent>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1" w:date="2025-09-16T19:52:37Z">
                <w:rPr>
                  <w:rFonts w:ascii="Calibri" w:cs="Calibri" w:eastAsia="Calibri" w:hAnsi="Calibri"/>
                  <w:sz w:val="22"/>
                  <w:szCs w:val="22"/>
                </w:rPr>
              </w:rPrChange>
            </w:rPr>
            <w:pPrChange w:author="Tom R Russo Jr" w:id="0" w:date="2025-09-16T19:52:37Z">
              <w:pPr/>
            </w:pPrChange>
          </w:pPr>
          <w:sdt>
            <w:sdtPr>
              <w:id w:val="-1253198822"/>
              <w:tag w:val="goog_rdk_147"/>
            </w:sdtPr>
            <w:sdtContent>
              <w:ins w:author="Tom R Russo Jr" w:id="44" w:date="2025-09-16T19:52:35Z"/>
              <w:sdt>
                <w:sdtPr>
                  <w:id w:val="89244866"/>
                  <w:tag w:val="goog_rdk_148"/>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“Being dependable and reliable is important to me.”</w:t>
                    </w:r>
                  </w:ins>
                </w:sdtContent>
              </w:sdt>
              <w:ins w:author="Tom R Russo Jr" w:id="44" w:date="2025-09-16T19:52:35Z"/>
            </w:sdtContent>
          </w:sdt>
        </w:p>
      </w:sdtContent>
    </w:sdt>
    <w:sdt>
      <w:sdtPr>
        <w:id w:val="-2104437744"/>
        <w:tag w:val="goog_rdk_152"/>
      </w:sdtPr>
      <w:sdtContent>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2" w:date="2025-09-16T19:52:37Z">
                <w:rPr>
                  <w:rFonts w:ascii="Calibri" w:cs="Calibri" w:eastAsia="Calibri" w:hAnsi="Calibri"/>
                  <w:sz w:val="22"/>
                  <w:szCs w:val="22"/>
                </w:rPr>
              </w:rPrChange>
            </w:rPr>
            <w:pPrChange w:author="Tom R Russo Jr" w:id="0" w:date="2025-09-16T19:52:37Z">
              <w:pPr/>
            </w:pPrChange>
          </w:pPr>
          <w:sdt>
            <w:sdtPr>
              <w:id w:val="-1328957430"/>
              <w:tag w:val="goog_rdk_150"/>
            </w:sdtPr>
            <w:sdtContent>
              <w:ins w:author="Tom R Russo Jr" w:id="44" w:date="2025-09-16T19:52:35Z"/>
              <w:sdt>
                <w:sdtPr>
                  <w:id w:val="1838836934"/>
                  <w:tag w:val="goog_rdk_151"/>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respect other people’s time and always stay on schedule.”</w:t>
                    </w:r>
                  </w:ins>
                </w:sdtContent>
              </w:sdt>
              <w:ins w:author="Tom R Russo Jr" w:id="44" w:date="2025-09-16T19:52:35Z"/>
            </w:sdtContent>
          </w:sdt>
        </w:p>
      </w:sdtContent>
    </w:sdt>
    <w:sdt>
      <w:sdtPr>
        <w:id w:val="-2032877412"/>
        <w:tag w:val="goog_rdk_155"/>
      </w:sdtPr>
      <w:sdtContent>
        <w:p w:rsidR="00000000" w:rsidDel="00000000" w:rsidP="00000000" w:rsidRDefault="00000000" w:rsidRPr="00000000" w14:paraId="00000046">
          <w:pPr>
            <w:pStyle w:val="Heading3"/>
            <w:spacing w:after="281" w:before="281" w:lineRule="auto"/>
            <w:rPr>
              <w:ins w:author="Tom R Russo Jr" w:id="44" w:date="2025-09-16T19:52:35Z"/>
              <w:highlight w:val="yellow"/>
              <w:rPrChange w:author="Tom R Russo Jr" w:id="53" w:date="2025-09-16T19:52:37Z">
                <w:rPr>
                  <w:rFonts w:ascii="Calibri" w:cs="Calibri" w:eastAsia="Calibri" w:hAnsi="Calibri"/>
                  <w:b w:val="1"/>
                  <w:sz w:val="28"/>
                  <w:szCs w:val="28"/>
                </w:rPr>
              </w:rPrChange>
            </w:rPr>
            <w:pPrChange w:author="Tom R Russo Jr" w:id="0" w:date="2025-09-16T19:52:37Z">
              <w:pPr>
                <w:numPr>
                  <w:ilvl w:val="0"/>
                  <w:numId w:val="4"/>
                </w:numPr>
                <w:ind w:left="720" w:hanging="360"/>
              </w:pPr>
            </w:pPrChange>
          </w:pPr>
          <w:sdt>
            <w:sdtPr>
              <w:id w:val="2080799427"/>
              <w:tag w:val="goog_rdk_153"/>
            </w:sdtPr>
            <w:sdtContent>
              <w:ins w:author="Tom R Russo Jr" w:id="44" w:date="2025-09-16T19:52:35Z"/>
              <w:sdt>
                <w:sdtPr>
                  <w:id w:val="-1564999959"/>
                  <w:tag w:val="goog_rdk_154"/>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Responsibility &amp; Work Ethic</w:t>
                    </w:r>
                  </w:ins>
                </w:sdtContent>
              </w:sdt>
              <w:ins w:author="Tom R Russo Jr" w:id="44" w:date="2025-09-16T19:52:35Z"/>
            </w:sdtContent>
          </w:sdt>
        </w:p>
      </w:sdtContent>
    </w:sdt>
    <w:sdt>
      <w:sdtPr>
        <w:id w:val="938724312"/>
        <w:tag w:val="goog_rdk_158"/>
      </w:sdtPr>
      <w:sdtContent>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4" w:date="2025-09-16T19:52:37Z">
                <w:rPr>
                  <w:rFonts w:ascii="Calibri" w:cs="Calibri" w:eastAsia="Calibri" w:hAnsi="Calibri"/>
                  <w:sz w:val="22"/>
                  <w:szCs w:val="22"/>
                </w:rPr>
              </w:rPrChange>
            </w:rPr>
            <w:pPrChange w:author="Tom R Russo Jr" w:id="0" w:date="2025-09-16T19:52:37Z">
              <w:pPr/>
            </w:pPrChange>
          </w:pPr>
          <w:sdt>
            <w:sdtPr>
              <w:id w:val="-753258114"/>
              <w:tag w:val="goog_rdk_156"/>
            </w:sdtPr>
            <w:sdtContent>
              <w:ins w:author="Tom R Russo Jr" w:id="44" w:date="2025-09-16T19:52:35Z"/>
              <w:sdt>
                <w:sdtPr>
                  <w:id w:val="175488923"/>
                  <w:tag w:val="goog_rdk_157"/>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take accountability for being on time.”</w:t>
                    </w:r>
                  </w:ins>
                </w:sdtContent>
              </w:sdt>
              <w:ins w:author="Tom R Russo Jr" w:id="44" w:date="2025-09-16T19:52:35Z"/>
            </w:sdtContent>
          </w:sdt>
        </w:p>
      </w:sdtContent>
    </w:sdt>
    <w:sdt>
      <w:sdtPr>
        <w:id w:val="-220791410"/>
        <w:tag w:val="goog_rdk_161"/>
      </w:sdtPr>
      <w:sdtContent>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5" w:date="2025-09-16T19:52:37Z">
                <w:rPr>
                  <w:rFonts w:ascii="Calibri" w:cs="Calibri" w:eastAsia="Calibri" w:hAnsi="Calibri"/>
                  <w:sz w:val="22"/>
                  <w:szCs w:val="22"/>
                </w:rPr>
              </w:rPrChange>
            </w:rPr>
            <w:pPrChange w:author="Tom R Russo Jr" w:id="0" w:date="2025-09-16T19:52:37Z">
              <w:pPr/>
            </w:pPrChange>
          </w:pPr>
          <w:sdt>
            <w:sdtPr>
              <w:id w:val="-860605411"/>
              <w:tag w:val="goog_rdk_159"/>
            </w:sdtPr>
            <w:sdtContent>
              <w:ins w:author="Tom R Russo Jr" w:id="44" w:date="2025-09-16T19:52:35Z"/>
              <w:sdt>
                <w:sdtPr>
                  <w:id w:val="1716330227"/>
                  <w:tag w:val="goog_rdk_160"/>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“I’m consistent and committed to showing up.”</w:t>
                    </w:r>
                  </w:ins>
                </w:sdtContent>
              </w:sdt>
              <w:ins w:author="Tom R Russo Jr" w:id="44" w:date="2025-09-16T19:52:35Z"/>
            </w:sdtContent>
          </w:sdt>
        </w:p>
      </w:sdtContent>
    </w:sdt>
    <w:sdt>
      <w:sdtPr>
        <w:id w:val="-147332603"/>
        <w:tag w:val="goog_rdk_164"/>
      </w:sdtPr>
      <w:sdtContent>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6" w:date="2025-09-16T19:52:37Z">
                <w:rPr>
                  <w:rFonts w:ascii="Calibri" w:cs="Calibri" w:eastAsia="Calibri" w:hAnsi="Calibri"/>
                  <w:sz w:val="22"/>
                  <w:szCs w:val="22"/>
                </w:rPr>
              </w:rPrChange>
            </w:rPr>
            <w:pPrChange w:author="Tom R Russo Jr" w:id="0" w:date="2025-09-16T19:52:37Z">
              <w:pPr/>
            </w:pPrChange>
          </w:pPr>
          <w:sdt>
            <w:sdtPr>
              <w:id w:val="-940651384"/>
              <w:tag w:val="goog_rdk_162"/>
            </w:sdtPr>
            <w:sdtContent>
              <w:ins w:author="Tom R Russo Jr" w:id="44" w:date="2025-09-16T19:52:35Z"/>
              <w:sdt>
                <w:sdtPr>
                  <w:id w:val="8678067"/>
                  <w:tag w:val="goog_rdk_163"/>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“You can trust me to be there and be ready.”</w:t>
                    </w:r>
                  </w:ins>
                </w:sdtContent>
              </w:sdt>
              <w:ins w:author="Tom R Russo Jr" w:id="44" w:date="2025-09-16T19:52:35Z"/>
            </w:sdtContent>
          </w:sdt>
        </w:p>
      </w:sdtContent>
    </w:sdt>
    <w:sdt>
      <w:sdtPr>
        <w:id w:val="126399747"/>
        <w:tag w:val="goog_rdk_167"/>
      </w:sdtPr>
      <w:sdtContent>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7" w:date="2025-09-16T19:52:37Z">
                <w:rPr>
                  <w:rFonts w:ascii="Calibri" w:cs="Calibri" w:eastAsia="Calibri" w:hAnsi="Calibri"/>
                  <w:sz w:val="22"/>
                  <w:szCs w:val="22"/>
                </w:rPr>
              </w:rPrChange>
            </w:rPr>
            <w:pPrChange w:author="Tom R Russo Jr" w:id="0" w:date="2025-09-16T19:52:37Z">
              <w:pPr/>
            </w:pPrChange>
          </w:pPr>
          <w:sdt>
            <w:sdtPr>
              <w:id w:val="-1138993926"/>
              <w:tag w:val="goog_rdk_165"/>
            </w:sdtPr>
            <w:sdtContent>
              <w:ins w:author="Tom R Russo Jr" w:id="44" w:date="2025-09-16T19:52:35Z"/>
              <w:sdt>
                <w:sdtPr>
                  <w:id w:val="-629059620"/>
                  <w:tag w:val="goog_rdk_166"/>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value punctuality as part of my work ethic.”</w:t>
                    </w:r>
                  </w:ins>
                </w:sdtContent>
              </w:sdt>
              <w:ins w:author="Tom R Russo Jr" w:id="44" w:date="2025-09-16T19:52:35Z"/>
            </w:sdtContent>
          </w:sdt>
        </w:p>
      </w:sdtContent>
    </w:sdt>
    <w:sdt>
      <w:sdtPr>
        <w:id w:val="-590914369"/>
        <w:tag w:val="goog_rdk_170"/>
      </w:sdtPr>
      <w:sdtContent>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58" w:date="2025-09-16T19:52:37Z">
                <w:rPr>
                  <w:rFonts w:ascii="Calibri" w:cs="Calibri" w:eastAsia="Calibri" w:hAnsi="Calibri"/>
                  <w:sz w:val="22"/>
                  <w:szCs w:val="22"/>
                </w:rPr>
              </w:rPrChange>
            </w:rPr>
            <w:pPrChange w:author="Tom R Russo Jr" w:id="0" w:date="2025-09-16T19:52:37Z">
              <w:pPr/>
            </w:pPrChange>
          </w:pPr>
          <w:sdt>
            <w:sdtPr>
              <w:id w:val="-794188476"/>
              <w:tag w:val="goog_rdk_168"/>
            </w:sdtPr>
            <w:sdtContent>
              <w:ins w:author="Tom R Russo Jr" w:id="44" w:date="2025-09-16T19:52:35Z"/>
              <w:sdt>
                <w:sdtPr>
                  <w:id w:val="1090072524"/>
                  <w:tag w:val="goog_rdk_169"/>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know every minute counts in this job.”</w:t>
                    </w:r>
                  </w:ins>
                </w:sdtContent>
              </w:sdt>
              <w:ins w:author="Tom R Russo Jr" w:id="44" w:date="2025-09-16T19:52:35Z"/>
            </w:sdtContent>
          </w:sdt>
        </w:p>
      </w:sdtContent>
    </w:sdt>
    <w:sdt>
      <w:sdtPr>
        <w:id w:val="-758828358"/>
        <w:tag w:val="goog_rdk_173"/>
      </w:sdtPr>
      <w:sdtContent>
        <w:p w:rsidR="00000000" w:rsidDel="00000000" w:rsidP="00000000" w:rsidRDefault="00000000" w:rsidRPr="00000000" w14:paraId="0000004C">
          <w:pPr>
            <w:pStyle w:val="Heading3"/>
            <w:spacing w:after="281" w:before="281" w:lineRule="auto"/>
            <w:rPr>
              <w:ins w:author="Tom R Russo Jr" w:id="44" w:date="2025-09-16T19:52:35Z"/>
              <w:highlight w:val="yellow"/>
              <w:rPrChange w:author="Tom R Russo Jr" w:id="59" w:date="2025-09-16T19:52:37Z">
                <w:rPr>
                  <w:rFonts w:ascii="Calibri" w:cs="Calibri" w:eastAsia="Calibri" w:hAnsi="Calibri"/>
                  <w:b w:val="1"/>
                  <w:sz w:val="28"/>
                  <w:szCs w:val="28"/>
                </w:rPr>
              </w:rPrChange>
            </w:rPr>
            <w:pPrChange w:author="Tom R Russo Jr" w:id="0" w:date="2025-09-16T19:52:37Z">
              <w:pPr>
                <w:numPr>
                  <w:ilvl w:val="0"/>
                  <w:numId w:val="3"/>
                </w:numPr>
                <w:ind w:left="720" w:hanging="360"/>
              </w:pPr>
            </w:pPrChange>
          </w:pPr>
          <w:sdt>
            <w:sdtPr>
              <w:id w:val="208655222"/>
              <w:tag w:val="goog_rdk_171"/>
            </w:sdtPr>
            <w:sdtContent>
              <w:ins w:author="Tom R Russo Jr" w:id="44" w:date="2025-09-16T19:52:35Z"/>
              <w:sdt>
                <w:sdtPr>
                  <w:id w:val="1441349668"/>
                  <w:tag w:val="goog_rdk_172"/>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Planning &amp; Preparation - IMP</w:t>
                    </w:r>
                  </w:ins>
                </w:sdtContent>
              </w:sdt>
              <w:ins w:author="Tom R Russo Jr" w:id="44" w:date="2025-09-16T19:52:35Z"/>
            </w:sdtContent>
          </w:sdt>
        </w:p>
      </w:sdtContent>
    </w:sdt>
    <w:sdt>
      <w:sdtPr>
        <w:id w:val="2024644738"/>
        <w:tag w:val="goog_rdk_176"/>
      </w:sdtPr>
      <w:sdtContent>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0" w:date="2025-09-16T19:52:37Z">
                <w:rPr>
                  <w:rFonts w:ascii="Calibri" w:cs="Calibri" w:eastAsia="Calibri" w:hAnsi="Calibri"/>
                  <w:sz w:val="22"/>
                  <w:szCs w:val="22"/>
                </w:rPr>
              </w:rPrChange>
            </w:rPr>
            <w:pPrChange w:author="Tom R Russo Jr" w:id="0" w:date="2025-09-16T19:52:37Z">
              <w:pPr/>
            </w:pPrChange>
          </w:pPr>
          <w:sdt>
            <w:sdtPr>
              <w:id w:val="-1123073932"/>
              <w:tag w:val="goog_rdk_174"/>
            </w:sdtPr>
            <w:sdtContent>
              <w:ins w:author="Tom R Russo Jr" w:id="44" w:date="2025-09-16T19:52:35Z"/>
              <w:sdt>
                <w:sdtPr>
                  <w:id w:val="1937800635"/>
                  <w:tag w:val="goog_rdk_175"/>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set multiple alarms so I don’t oversleep.”</w:t>
                    </w:r>
                  </w:ins>
                </w:sdtContent>
              </w:sdt>
              <w:ins w:author="Tom R Russo Jr" w:id="44" w:date="2025-09-16T19:52:35Z"/>
            </w:sdtContent>
          </w:sdt>
        </w:p>
      </w:sdtContent>
    </w:sdt>
    <w:sdt>
      <w:sdtPr>
        <w:id w:val="-1596618555"/>
        <w:tag w:val="goog_rdk_179"/>
      </w:sdtPr>
      <w:sdtContent>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1" w:date="2025-09-16T19:52:37Z">
                <w:rPr>
                  <w:rFonts w:ascii="Calibri" w:cs="Calibri" w:eastAsia="Calibri" w:hAnsi="Calibri"/>
                  <w:sz w:val="22"/>
                  <w:szCs w:val="22"/>
                </w:rPr>
              </w:rPrChange>
            </w:rPr>
            <w:pPrChange w:author="Tom R Russo Jr" w:id="0" w:date="2025-09-16T19:52:37Z">
              <w:pPr/>
            </w:pPrChange>
          </w:pPr>
          <w:sdt>
            <w:sdtPr>
              <w:id w:val="-265422953"/>
              <w:tag w:val="goog_rdk_177"/>
            </w:sdtPr>
            <w:sdtContent>
              <w:ins w:author="Tom R Russo Jr" w:id="44" w:date="2025-09-16T19:52:35Z"/>
              <w:sdt>
                <w:sdtPr>
                  <w:id w:val="-966430585"/>
                  <w:tag w:val="goog_rdk_178"/>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prepare my uniform, badge, and bag the night before.”</w:t>
                    </w:r>
                  </w:ins>
                </w:sdtContent>
              </w:sdt>
              <w:ins w:author="Tom R Russo Jr" w:id="44" w:date="2025-09-16T19:52:35Z"/>
            </w:sdtContent>
          </w:sdt>
        </w:p>
      </w:sdtContent>
    </w:sdt>
    <w:sdt>
      <w:sdtPr>
        <w:id w:val="572359266"/>
        <w:tag w:val="goog_rdk_182"/>
      </w:sdtPr>
      <w:sdtContent>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2" w:date="2025-09-16T19:52:37Z">
                <w:rPr>
                  <w:rFonts w:ascii="Calibri" w:cs="Calibri" w:eastAsia="Calibri" w:hAnsi="Calibri"/>
                  <w:sz w:val="22"/>
                  <w:szCs w:val="22"/>
                </w:rPr>
              </w:rPrChange>
            </w:rPr>
            <w:pPrChange w:author="Tom R Russo Jr" w:id="0" w:date="2025-09-16T19:52:37Z">
              <w:pPr/>
            </w:pPrChange>
          </w:pPr>
          <w:sdt>
            <w:sdtPr>
              <w:id w:val="-105685913"/>
              <w:tag w:val="goog_rdk_180"/>
            </w:sdtPr>
            <w:sdtContent>
              <w:ins w:author="Tom R Russo Jr" w:id="44" w:date="2025-09-16T19:52:35Z"/>
              <w:sdt>
                <w:sdtPr>
                  <w:id w:val="553762007"/>
                  <w:tag w:val="goog_rdk_181"/>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pack my lunch and gear ahead of time.”</w:t>
                    </w:r>
                  </w:ins>
                </w:sdtContent>
              </w:sdt>
              <w:ins w:author="Tom R Russo Jr" w:id="44" w:date="2025-09-16T19:52:35Z"/>
            </w:sdtContent>
          </w:sdt>
        </w:p>
      </w:sdtContent>
    </w:sdt>
    <w:sdt>
      <w:sdtPr>
        <w:id w:val="-1133452857"/>
        <w:tag w:val="goog_rdk_185"/>
      </w:sdtPr>
      <w:sdtContent>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3" w:date="2025-09-16T19:52:37Z">
                <w:rPr>
                  <w:rFonts w:ascii="Calibri" w:cs="Calibri" w:eastAsia="Calibri" w:hAnsi="Calibri"/>
                  <w:sz w:val="22"/>
                  <w:szCs w:val="22"/>
                </w:rPr>
              </w:rPrChange>
            </w:rPr>
            <w:pPrChange w:author="Tom R Russo Jr" w:id="0" w:date="2025-09-16T19:52:37Z">
              <w:pPr/>
            </w:pPrChange>
          </w:pPr>
          <w:sdt>
            <w:sdtPr>
              <w:id w:val="-1956959744"/>
              <w:tag w:val="goog_rdk_183"/>
            </w:sdtPr>
            <w:sdtContent>
              <w:ins w:author="Tom R Russo Jr" w:id="44" w:date="2025-09-16T19:52:35Z"/>
              <w:sdt>
                <w:sdtPr>
                  <w:id w:val="-725776825"/>
                  <w:tag w:val="goog_rdk_184"/>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plan my commute in advance to avoid delays.”</w:t>
                    </w:r>
                  </w:ins>
                </w:sdtContent>
              </w:sdt>
              <w:ins w:author="Tom R Russo Jr" w:id="44" w:date="2025-09-16T19:52:35Z"/>
            </w:sdtContent>
          </w:sdt>
        </w:p>
      </w:sdtContent>
    </w:sdt>
    <w:sdt>
      <w:sdtPr>
        <w:id w:val="2032899415"/>
        <w:tag w:val="goog_rdk_188"/>
      </w:sdtPr>
      <w:sdtContent>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4" w:date="2025-09-16T19:52:37Z">
                <w:rPr>
                  <w:rFonts w:ascii="Calibri" w:cs="Calibri" w:eastAsia="Calibri" w:hAnsi="Calibri"/>
                  <w:sz w:val="22"/>
                  <w:szCs w:val="22"/>
                </w:rPr>
              </w:rPrChange>
            </w:rPr>
            <w:pPrChange w:author="Tom R Russo Jr" w:id="0" w:date="2025-09-16T19:52:37Z">
              <w:pPr/>
            </w:pPrChange>
          </w:pPr>
          <w:sdt>
            <w:sdtPr>
              <w:id w:val="1396293761"/>
              <w:tag w:val="goog_rdk_186"/>
            </w:sdtPr>
            <w:sdtContent>
              <w:ins w:author="Tom R Russo Jr" w:id="44" w:date="2025-09-16T19:52:35Z"/>
              <w:sdt>
                <w:sdtPr>
                  <w:id w:val="1364500970"/>
                  <w:tag w:val="goog_rdk_187"/>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check the weather or traffic before leaving.”</w:t>
                    </w:r>
                  </w:ins>
                </w:sdtContent>
              </w:sdt>
              <w:ins w:author="Tom R Russo Jr" w:id="44" w:date="2025-09-16T19:52:35Z"/>
            </w:sdtContent>
          </w:sdt>
        </w:p>
      </w:sdtContent>
    </w:sdt>
    <w:sdt>
      <w:sdtPr>
        <w:id w:val="1869663916"/>
        <w:tag w:val="goog_rdk_191"/>
      </w:sdtPr>
      <w:sdtContent>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5" w:date="2025-09-16T19:52:37Z">
                <w:rPr>
                  <w:rFonts w:ascii="Calibri" w:cs="Calibri" w:eastAsia="Calibri" w:hAnsi="Calibri"/>
                  <w:sz w:val="22"/>
                  <w:szCs w:val="22"/>
                </w:rPr>
              </w:rPrChange>
            </w:rPr>
            <w:pPrChange w:author="Tom R Russo Jr" w:id="0" w:date="2025-09-16T19:52:37Z">
              <w:pPr/>
            </w:pPrChange>
          </w:pPr>
          <w:sdt>
            <w:sdtPr>
              <w:id w:val="1879819486"/>
              <w:tag w:val="goog_rdk_189"/>
            </w:sdtPr>
            <w:sdtContent>
              <w:ins w:author="Tom R Russo Jr" w:id="44" w:date="2025-09-16T19:52:35Z"/>
              <w:sdt>
                <w:sdtPr>
                  <w:id w:val="1706006743"/>
                  <w:tag w:val="goog_rdk_190"/>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go to bed early so I’m well-rested for my shift.”</w:t>
                    </w:r>
                  </w:ins>
                </w:sdtContent>
              </w:sdt>
              <w:ins w:author="Tom R Russo Jr" w:id="44" w:date="2025-09-16T19:52:35Z"/>
            </w:sdtContent>
          </w:sdt>
        </w:p>
      </w:sdtContent>
    </w:sdt>
    <w:sdt>
      <w:sdtPr>
        <w:id w:val="196902092"/>
        <w:tag w:val="goog_rdk_194"/>
      </w:sdtPr>
      <w:sdtContent>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6" w:date="2025-09-16T19:52:37Z">
                <w:rPr>
                  <w:rFonts w:ascii="Calibri" w:cs="Calibri" w:eastAsia="Calibri" w:hAnsi="Calibri"/>
                  <w:sz w:val="22"/>
                  <w:szCs w:val="22"/>
                </w:rPr>
              </w:rPrChange>
            </w:rPr>
            <w:pPrChange w:author="Tom R Russo Jr" w:id="0" w:date="2025-09-16T19:52:37Z">
              <w:pPr/>
            </w:pPrChange>
          </w:pPr>
          <w:sdt>
            <w:sdtPr>
              <w:id w:val="1265307115"/>
              <w:tag w:val="goog_rdk_192"/>
            </w:sdtPr>
            <w:sdtContent>
              <w:ins w:author="Tom R Russo Jr" w:id="44" w:date="2025-09-16T19:52:35Z"/>
              <w:sdt>
                <w:sdtPr>
                  <w:id w:val="1089108928"/>
                  <w:tag w:val="goog_rdk_193"/>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keep a consistent sleep schedule to stay reliable.”</w:t>
                    </w:r>
                  </w:ins>
                </w:sdtContent>
              </w:sdt>
              <w:ins w:author="Tom R Russo Jr" w:id="44" w:date="2025-09-16T19:52:35Z"/>
            </w:sdtContent>
          </w:sdt>
        </w:p>
      </w:sdtContent>
    </w:sdt>
    <w:sdt>
      <w:sdtPr>
        <w:id w:val="-650536983"/>
        <w:tag w:val="goog_rdk_197"/>
      </w:sdtPr>
      <w:sdtContent>
        <w:p w:rsidR="00000000" w:rsidDel="00000000" w:rsidP="00000000" w:rsidRDefault="00000000" w:rsidRPr="00000000" w14:paraId="00000054">
          <w:pPr>
            <w:pStyle w:val="Heading3"/>
            <w:spacing w:after="281" w:before="281" w:lineRule="auto"/>
            <w:rPr>
              <w:ins w:author="Tom R Russo Jr" w:id="44" w:date="2025-09-16T19:52:35Z"/>
              <w:highlight w:val="yellow"/>
              <w:rPrChange w:author="Tom R Russo Jr" w:id="67" w:date="2025-09-16T19:52:37Z">
                <w:rPr>
                  <w:rFonts w:ascii="Calibri" w:cs="Calibri" w:eastAsia="Calibri" w:hAnsi="Calibri"/>
                  <w:b w:val="1"/>
                  <w:sz w:val="28"/>
                  <w:szCs w:val="28"/>
                </w:rPr>
              </w:rPrChange>
            </w:rPr>
            <w:pPrChange w:author="Tom R Russo Jr" w:id="0" w:date="2025-09-16T19:52:37Z">
              <w:pPr>
                <w:numPr>
                  <w:ilvl w:val="0"/>
                  <w:numId w:val="2"/>
                </w:numPr>
                <w:ind w:left="720" w:hanging="360"/>
              </w:pPr>
            </w:pPrChange>
          </w:pPr>
          <w:sdt>
            <w:sdtPr>
              <w:id w:val="-1824332875"/>
              <w:tag w:val="goog_rdk_195"/>
            </w:sdtPr>
            <w:sdtContent>
              <w:ins w:author="Tom R Russo Jr" w:id="44" w:date="2025-09-16T19:52:35Z"/>
              <w:sdt>
                <w:sdtPr>
                  <w:id w:val="-1116503088"/>
                  <w:tag w:val="goog_rdk_196"/>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Commute &amp; Backup Plans - IMP</w:t>
                    </w:r>
                  </w:ins>
                </w:sdtContent>
              </w:sdt>
              <w:ins w:author="Tom R Russo Jr" w:id="44" w:date="2025-09-16T19:52:35Z"/>
            </w:sdtContent>
          </w:sdt>
        </w:p>
      </w:sdtContent>
    </w:sdt>
    <w:sdt>
      <w:sdtPr>
        <w:id w:val="1386691183"/>
        <w:tag w:val="goog_rdk_200"/>
      </w:sdtPr>
      <w:sdtContent>
        <w:p w:rsidR="00000000" w:rsidDel="00000000" w:rsidP="00000000" w:rsidRDefault="00000000" w:rsidRPr="00000000" w14:paraId="000000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8" w:date="2025-09-16T19:52:37Z">
                <w:rPr>
                  <w:rFonts w:ascii="Calibri" w:cs="Calibri" w:eastAsia="Calibri" w:hAnsi="Calibri"/>
                  <w:sz w:val="22"/>
                  <w:szCs w:val="22"/>
                </w:rPr>
              </w:rPrChange>
            </w:rPr>
            <w:pPrChange w:author="Tom R Russo Jr" w:id="0" w:date="2025-09-16T19:52:37Z">
              <w:pPr/>
            </w:pPrChange>
          </w:pPr>
          <w:sdt>
            <w:sdtPr>
              <w:id w:val="488476142"/>
              <w:tag w:val="goog_rdk_198"/>
            </w:sdtPr>
            <w:sdtContent>
              <w:ins w:author="Tom R Russo Jr" w:id="44" w:date="2025-09-16T19:52:35Z"/>
              <w:sdt>
                <w:sdtPr>
                  <w:id w:val="325813742"/>
                  <w:tag w:val="goog_rdk_199"/>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leave home early to make sure I’m not late.”</w:t>
                    </w:r>
                  </w:ins>
                </w:sdtContent>
              </w:sdt>
              <w:ins w:author="Tom R Russo Jr" w:id="44" w:date="2025-09-16T19:52:35Z"/>
            </w:sdtContent>
          </w:sdt>
        </w:p>
      </w:sdtContent>
    </w:sdt>
    <w:sdt>
      <w:sdtPr>
        <w:id w:val="1876331757"/>
        <w:tag w:val="goog_rdk_203"/>
      </w:sdtPr>
      <w:sdtContent>
        <w:p w:rsidR="00000000" w:rsidDel="00000000" w:rsidP="00000000" w:rsidRDefault="00000000" w:rsidRPr="00000000" w14:paraId="000000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69" w:date="2025-09-16T19:52:37Z">
                <w:rPr>
                  <w:rFonts w:ascii="Calibri" w:cs="Calibri" w:eastAsia="Calibri" w:hAnsi="Calibri"/>
                  <w:sz w:val="22"/>
                  <w:szCs w:val="22"/>
                </w:rPr>
              </w:rPrChange>
            </w:rPr>
            <w:pPrChange w:author="Tom R Russo Jr" w:id="0" w:date="2025-09-16T19:52:37Z">
              <w:pPr/>
            </w:pPrChange>
          </w:pPr>
          <w:sdt>
            <w:sdtPr>
              <w:id w:val="1998926503"/>
              <w:tag w:val="goog_rdk_201"/>
            </w:sdtPr>
            <w:sdtContent>
              <w:ins w:author="Tom R Russo Jr" w:id="44" w:date="2025-09-16T19:52:35Z"/>
              <w:sdt>
                <w:sdtPr>
                  <w:id w:val="-894290657"/>
                  <w:tag w:val="goog_rdk_202"/>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plan alternate routes in case of traffic jams.”</w:t>
                    </w:r>
                  </w:ins>
                </w:sdtContent>
              </w:sdt>
              <w:ins w:author="Tom R Russo Jr" w:id="44" w:date="2025-09-16T19:52:35Z"/>
            </w:sdtContent>
          </w:sdt>
        </w:p>
      </w:sdtContent>
    </w:sdt>
    <w:sdt>
      <w:sdtPr>
        <w:id w:val="2081128341"/>
        <w:tag w:val="goog_rdk_206"/>
      </w:sdtPr>
      <w:sdtContent>
        <w:p w:rsidR="00000000" w:rsidDel="00000000" w:rsidP="00000000" w:rsidRDefault="00000000" w:rsidRPr="00000000" w14:paraId="0000005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0" w:date="2025-09-16T19:52:37Z">
                <w:rPr>
                  <w:rFonts w:ascii="Calibri" w:cs="Calibri" w:eastAsia="Calibri" w:hAnsi="Calibri"/>
                  <w:sz w:val="22"/>
                  <w:szCs w:val="22"/>
                </w:rPr>
              </w:rPrChange>
            </w:rPr>
            <w:pPrChange w:author="Tom R Russo Jr" w:id="0" w:date="2025-09-16T19:52:37Z">
              <w:pPr/>
            </w:pPrChange>
          </w:pPr>
          <w:sdt>
            <w:sdtPr>
              <w:id w:val="-873331644"/>
              <w:tag w:val="goog_rdk_204"/>
            </w:sdtPr>
            <w:sdtContent>
              <w:ins w:author="Tom R Russo Jr" w:id="44" w:date="2025-09-16T19:52:35Z"/>
              <w:sdt>
                <w:sdtPr>
                  <w:id w:val="-1471662647"/>
                  <w:tag w:val="goog_rdk_205"/>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account for weather delays before heading out.”</w:t>
                    </w:r>
                  </w:ins>
                </w:sdtContent>
              </w:sdt>
              <w:ins w:author="Tom R Russo Jr" w:id="44" w:date="2025-09-16T19:52:35Z"/>
            </w:sdtContent>
          </w:sdt>
        </w:p>
      </w:sdtContent>
    </w:sdt>
    <w:sdt>
      <w:sdtPr>
        <w:id w:val="1087001887"/>
        <w:tag w:val="goog_rdk_209"/>
      </w:sdtPr>
      <w:sdtContent>
        <w:p w:rsidR="00000000" w:rsidDel="00000000" w:rsidP="00000000" w:rsidRDefault="00000000" w:rsidRPr="00000000" w14:paraId="0000005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1" w:date="2025-09-16T19:52:37Z">
                <w:rPr>
                  <w:rFonts w:ascii="Calibri" w:cs="Calibri" w:eastAsia="Calibri" w:hAnsi="Calibri"/>
                  <w:sz w:val="22"/>
                  <w:szCs w:val="22"/>
                </w:rPr>
              </w:rPrChange>
            </w:rPr>
            <w:pPrChange w:author="Tom R Russo Jr" w:id="0" w:date="2025-09-16T19:52:37Z">
              <w:pPr/>
            </w:pPrChange>
          </w:pPr>
          <w:sdt>
            <w:sdtPr>
              <w:id w:val="-2021670881"/>
              <w:tag w:val="goog_rdk_207"/>
            </w:sdtPr>
            <w:sdtContent>
              <w:ins w:author="Tom R Russo Jr" w:id="44" w:date="2025-09-16T19:52:35Z"/>
              <w:sdt>
                <w:sdtPr>
                  <w:id w:val="1576075006"/>
                  <w:tag w:val="goog_rdk_208"/>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“If needed, I use rideshare like Uber or Lyft.”</w:t>
                    </w:r>
                  </w:ins>
                </w:sdtContent>
              </w:sdt>
              <w:ins w:author="Tom R Russo Jr" w:id="44" w:date="2025-09-16T19:52:35Z"/>
            </w:sdtContent>
          </w:sdt>
        </w:p>
      </w:sdtContent>
    </w:sdt>
    <w:sdt>
      <w:sdtPr>
        <w:id w:val="-1210319588"/>
        <w:tag w:val="goog_rdk_212"/>
      </w:sdtPr>
      <w:sdtContent>
        <w:p w:rsidR="00000000" w:rsidDel="00000000" w:rsidP="00000000" w:rsidRDefault="00000000" w:rsidRPr="00000000" w14:paraId="0000005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2" w:date="2025-09-16T19:52:37Z">
                <w:rPr>
                  <w:rFonts w:ascii="Calibri" w:cs="Calibri" w:eastAsia="Calibri" w:hAnsi="Calibri"/>
                  <w:sz w:val="22"/>
                  <w:szCs w:val="22"/>
                </w:rPr>
              </w:rPrChange>
            </w:rPr>
            <w:pPrChange w:author="Tom R Russo Jr" w:id="0" w:date="2025-09-16T19:52:37Z">
              <w:pPr/>
            </w:pPrChange>
          </w:pPr>
          <w:sdt>
            <w:sdtPr>
              <w:id w:val="-589005463"/>
              <w:tag w:val="goog_rdk_210"/>
            </w:sdtPr>
            <w:sdtContent>
              <w:ins w:author="Tom R Russo Jr" w:id="44" w:date="2025-09-16T19:52:35Z"/>
              <w:sdt>
                <w:sdtPr>
                  <w:id w:val="-163672831"/>
                  <w:tag w:val="goog_rdk_211"/>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always have a backup ride or alternate transportation.”</w:t>
                    </w:r>
                  </w:ins>
                </w:sdtContent>
              </w:sdt>
              <w:ins w:author="Tom R Russo Jr" w:id="44" w:date="2025-09-16T19:52:35Z"/>
            </w:sdtContent>
          </w:sdt>
        </w:p>
      </w:sdtContent>
    </w:sdt>
    <w:sdt>
      <w:sdtPr>
        <w:id w:val="1184054921"/>
        <w:tag w:val="goog_rdk_215"/>
      </w:sdtPr>
      <w:sdtContent>
        <w:p w:rsidR="00000000" w:rsidDel="00000000" w:rsidP="00000000" w:rsidRDefault="00000000" w:rsidRPr="00000000" w14:paraId="0000005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3" w:date="2025-09-16T19:52:37Z">
                <w:rPr>
                  <w:rFonts w:ascii="Calibri" w:cs="Calibri" w:eastAsia="Calibri" w:hAnsi="Calibri"/>
                  <w:sz w:val="22"/>
                  <w:szCs w:val="22"/>
                </w:rPr>
              </w:rPrChange>
            </w:rPr>
            <w:pPrChange w:author="Tom R Russo Jr" w:id="0" w:date="2025-09-16T19:52:37Z">
              <w:pPr/>
            </w:pPrChange>
          </w:pPr>
          <w:sdt>
            <w:sdtPr>
              <w:id w:val="-442315970"/>
              <w:tag w:val="goog_rdk_213"/>
            </w:sdtPr>
            <w:sdtContent>
              <w:ins w:author="Tom R Russo Jr" w:id="44" w:date="2025-09-16T19:52:35Z"/>
              <w:sdt>
                <w:sdtPr>
                  <w:id w:val="1383130535"/>
                  <w:tag w:val="goog_rdk_214"/>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check Google Maps or Waze before leaving.”</w:t>
                    </w:r>
                  </w:ins>
                </w:sdtContent>
              </w:sdt>
              <w:ins w:author="Tom R Russo Jr" w:id="44" w:date="2025-09-16T19:52:35Z"/>
            </w:sdtContent>
          </w:sdt>
        </w:p>
      </w:sdtContent>
    </w:sdt>
    <w:sdt>
      <w:sdtPr>
        <w:id w:val="-73616723"/>
        <w:tag w:val="goog_rdk_218"/>
      </w:sdtPr>
      <w:sdtContent>
        <w:p w:rsidR="00000000" w:rsidDel="00000000" w:rsidP="00000000" w:rsidRDefault="00000000" w:rsidRPr="00000000" w14:paraId="0000005B">
          <w:pPr>
            <w:pStyle w:val="Heading3"/>
            <w:spacing w:after="281" w:before="281" w:lineRule="auto"/>
            <w:rPr>
              <w:ins w:author="Tom R Russo Jr" w:id="44" w:date="2025-09-16T19:52:35Z"/>
              <w:highlight w:val="yellow"/>
              <w:rPrChange w:author="Tom R Russo Jr" w:id="74" w:date="2025-09-16T19:52:37Z">
                <w:rPr>
                  <w:rFonts w:ascii="Calibri" w:cs="Calibri" w:eastAsia="Calibri" w:hAnsi="Calibri"/>
                  <w:b w:val="1"/>
                  <w:sz w:val="28"/>
                  <w:szCs w:val="28"/>
                </w:rPr>
              </w:rPrChange>
            </w:rPr>
            <w:pPrChange w:author="Tom R Russo Jr" w:id="0" w:date="2025-09-16T19:52:37Z">
              <w:pPr>
                <w:numPr>
                  <w:ilvl w:val="0"/>
                  <w:numId w:val="24"/>
                </w:numPr>
                <w:ind w:left="720" w:hanging="360"/>
              </w:pPr>
            </w:pPrChange>
          </w:pPr>
          <w:sdt>
            <w:sdtPr>
              <w:id w:val="-1800331554"/>
              <w:tag w:val="goog_rdk_216"/>
            </w:sdtPr>
            <w:sdtContent>
              <w:ins w:author="Tom R Russo Jr" w:id="44" w:date="2025-09-16T19:52:35Z"/>
              <w:sdt>
                <w:sdtPr>
                  <w:id w:val="-1831638976"/>
                  <w:tag w:val="goog_rdk_217"/>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Readiness at Start of Shift</w:t>
                    </w:r>
                  </w:ins>
                </w:sdtContent>
              </w:sdt>
              <w:ins w:author="Tom R Russo Jr" w:id="44" w:date="2025-09-16T19:52:35Z"/>
            </w:sdtContent>
          </w:sdt>
        </w:p>
      </w:sdtContent>
    </w:sdt>
    <w:sdt>
      <w:sdtPr>
        <w:id w:val="1742966435"/>
        <w:tag w:val="goog_rdk_221"/>
      </w:sdtPr>
      <w:sdtContent>
        <w:p w:rsidR="00000000" w:rsidDel="00000000" w:rsidP="00000000" w:rsidRDefault="00000000" w:rsidRPr="00000000" w14:paraId="000000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5" w:date="2025-09-16T19:52:37Z">
                <w:rPr>
                  <w:rFonts w:ascii="Calibri" w:cs="Calibri" w:eastAsia="Calibri" w:hAnsi="Calibri"/>
                  <w:sz w:val="22"/>
                  <w:szCs w:val="22"/>
                </w:rPr>
              </w:rPrChange>
            </w:rPr>
            <w:pPrChange w:author="Tom R Russo Jr" w:id="0" w:date="2025-09-16T19:52:37Z">
              <w:pPr/>
            </w:pPrChange>
          </w:pPr>
          <w:sdt>
            <w:sdtPr>
              <w:id w:val="546345982"/>
              <w:tag w:val="goog_rdk_219"/>
            </w:sdtPr>
            <w:sdtContent>
              <w:ins w:author="Tom R Russo Jr" w:id="44" w:date="2025-09-16T19:52:35Z"/>
              <w:sdt>
                <w:sdtPr>
                  <w:id w:val="-310251109"/>
                  <w:tag w:val="goog_rdk_220"/>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show up ready to work right at the start of my shift.”</w:t>
                    </w:r>
                  </w:ins>
                </w:sdtContent>
              </w:sdt>
              <w:ins w:author="Tom R Russo Jr" w:id="44" w:date="2025-09-16T19:52:35Z"/>
            </w:sdtContent>
          </w:sdt>
        </w:p>
      </w:sdtContent>
    </w:sdt>
    <w:sdt>
      <w:sdtPr>
        <w:id w:val="1918189322"/>
        <w:tag w:val="goog_rdk_224"/>
      </w:sdtPr>
      <w:sdtContent>
        <w:p w:rsidR="00000000" w:rsidDel="00000000" w:rsidP="00000000" w:rsidRDefault="00000000" w:rsidRPr="00000000" w14:paraId="000000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6" w:date="2025-09-16T19:52:37Z">
                <w:rPr>
                  <w:rFonts w:ascii="Calibri" w:cs="Calibri" w:eastAsia="Calibri" w:hAnsi="Calibri"/>
                  <w:sz w:val="22"/>
                  <w:szCs w:val="22"/>
                </w:rPr>
              </w:rPrChange>
            </w:rPr>
            <w:pPrChange w:author="Tom R Russo Jr" w:id="0" w:date="2025-09-16T19:52:37Z">
              <w:pPr/>
            </w:pPrChange>
          </w:pPr>
          <w:sdt>
            <w:sdtPr>
              <w:id w:val="-653461554"/>
              <w:tag w:val="goog_rdk_222"/>
            </w:sdtPr>
            <w:sdtContent>
              <w:ins w:author="Tom R Russo Jr" w:id="44" w:date="2025-09-16T19:52:35Z"/>
              <w:sdt>
                <w:sdtPr>
                  <w:id w:val="1254084255"/>
                  <w:tag w:val="goog_rdk_223"/>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clock in on time every day.”</w:t>
                    </w:r>
                  </w:ins>
                </w:sdtContent>
              </w:sdt>
              <w:ins w:author="Tom R Russo Jr" w:id="44" w:date="2025-09-16T19:52:35Z"/>
            </w:sdtContent>
          </w:sdt>
        </w:p>
      </w:sdtContent>
    </w:sdt>
    <w:sdt>
      <w:sdtPr>
        <w:id w:val="-175255040"/>
        <w:tag w:val="goog_rdk_227"/>
      </w:sdtPr>
      <w:sdtContent>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7" w:date="2025-09-16T19:52:37Z">
                <w:rPr>
                  <w:rFonts w:ascii="Calibri" w:cs="Calibri" w:eastAsia="Calibri" w:hAnsi="Calibri"/>
                  <w:sz w:val="22"/>
                  <w:szCs w:val="22"/>
                </w:rPr>
              </w:rPrChange>
            </w:rPr>
            <w:pPrChange w:author="Tom R Russo Jr" w:id="0" w:date="2025-09-16T19:52:37Z">
              <w:pPr/>
            </w:pPrChange>
          </w:pPr>
          <w:sdt>
            <w:sdtPr>
              <w:id w:val="-1769985053"/>
              <w:tag w:val="goog_rdk_225"/>
            </w:sdtPr>
            <w:sdtContent>
              <w:ins w:author="Tom R Russo Jr" w:id="44" w:date="2025-09-16T19:52:35Z"/>
              <w:sdt>
                <w:sdtPr>
                  <w:id w:val="-112558546"/>
                  <w:tag w:val="goog_rdk_226"/>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“My gear and ID are always prepared in advance.”</w:t>
                    </w:r>
                  </w:ins>
                </w:sdtContent>
              </w:sdt>
              <w:ins w:author="Tom R Russo Jr" w:id="44" w:date="2025-09-16T19:52:35Z"/>
            </w:sdtContent>
          </w:sdt>
        </w:p>
      </w:sdtContent>
    </w:sdt>
    <w:sdt>
      <w:sdtPr>
        <w:id w:val="230109454"/>
        <w:tag w:val="goog_rdk_230"/>
      </w:sdtPr>
      <w:sdtContent>
        <w:p w:rsidR="00000000" w:rsidDel="00000000" w:rsidP="00000000" w:rsidRDefault="00000000" w:rsidRPr="00000000" w14:paraId="000000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78" w:date="2025-09-16T19:52:37Z">
                <w:rPr>
                  <w:rFonts w:ascii="Calibri" w:cs="Calibri" w:eastAsia="Calibri" w:hAnsi="Calibri"/>
                  <w:sz w:val="22"/>
                  <w:szCs w:val="22"/>
                </w:rPr>
              </w:rPrChange>
            </w:rPr>
            <w:pPrChange w:author="Tom R Russo Jr" w:id="0" w:date="2025-09-16T19:52:37Z">
              <w:pPr/>
            </w:pPrChange>
          </w:pPr>
          <w:sdt>
            <w:sdtPr>
              <w:id w:val="296931479"/>
              <w:tag w:val="goog_rdk_228"/>
            </w:sdtPr>
            <w:sdtContent>
              <w:ins w:author="Tom R Russo Jr" w:id="44" w:date="2025-09-16T19:52:35Z"/>
              <w:sdt>
                <w:sdtPr>
                  <w:id w:val="-263044176"/>
                  <w:tag w:val="goog_rdk_229"/>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make sure I’m fully ready as soon as my shift begins.”</w:t>
                    </w:r>
                  </w:ins>
                </w:sdtContent>
              </w:sdt>
              <w:ins w:author="Tom R Russo Jr" w:id="44" w:date="2025-09-16T19:52:35Z"/>
            </w:sdtContent>
          </w:sdt>
        </w:p>
      </w:sdtContent>
    </w:sdt>
    <w:sdt>
      <w:sdtPr>
        <w:id w:val="-1138414442"/>
        <w:tag w:val="goog_rdk_233"/>
      </w:sdtPr>
      <w:sdtContent>
        <w:p w:rsidR="00000000" w:rsidDel="00000000" w:rsidP="00000000" w:rsidRDefault="00000000" w:rsidRPr="00000000" w14:paraId="00000060">
          <w:pPr>
            <w:pStyle w:val="Heading3"/>
            <w:spacing w:after="281" w:before="281" w:lineRule="auto"/>
            <w:rPr>
              <w:ins w:author="Tom R Russo Jr" w:id="44" w:date="2025-09-16T19:52:35Z"/>
              <w:highlight w:val="yellow"/>
              <w:rPrChange w:author="Tom R Russo Jr" w:id="79" w:date="2025-09-16T19:52:37Z">
                <w:rPr>
                  <w:rFonts w:ascii="Calibri" w:cs="Calibri" w:eastAsia="Calibri" w:hAnsi="Calibri"/>
                  <w:b w:val="1"/>
                  <w:sz w:val="28"/>
                  <w:szCs w:val="28"/>
                </w:rPr>
              </w:rPrChange>
            </w:rPr>
            <w:pPrChange w:author="Tom R Russo Jr" w:id="0" w:date="2025-09-16T19:52:37Z">
              <w:pPr>
                <w:numPr>
                  <w:ilvl w:val="0"/>
                  <w:numId w:val="23"/>
                </w:numPr>
                <w:ind w:left="720" w:hanging="360"/>
              </w:pPr>
            </w:pPrChange>
          </w:pPr>
          <w:sdt>
            <w:sdtPr>
              <w:id w:val="2092189231"/>
              <w:tag w:val="goog_rdk_231"/>
            </w:sdtPr>
            <w:sdtContent>
              <w:ins w:author="Tom R Russo Jr" w:id="44" w:date="2025-09-16T19:52:35Z"/>
              <w:sdt>
                <w:sdtPr>
                  <w:id w:val="1610779162"/>
                  <w:tag w:val="goog_rdk_232"/>
                </w:sdtPr>
                <w:sdtContent>
                  <w:ins w:author="Tom R Russo Jr" w:id="44" w:date="2025-09-16T19:52:35Z">
                    <w:r w:rsidDel="00000000" w:rsidR="00000000" w:rsidRPr="00000000">
                      <w:rPr>
                        <w:rFonts w:ascii="Calibri" w:cs="Calibri" w:eastAsia="Calibri" w:hAnsi="Calibri"/>
                        <w:b w:val="1"/>
                        <w:sz w:val="28"/>
                        <w:szCs w:val="28"/>
                        <w:highlight w:val="yellow"/>
                        <w:rtl w:val="0"/>
                        <w:rPrChange w:author="Tom R Russo Jr" w:id="45" w:date="2025-09-16T19:53:00Z">
                          <w:rPr>
                            <w:rFonts w:ascii="Calibri" w:cs="Calibri" w:eastAsia="Calibri" w:hAnsi="Calibri"/>
                            <w:b w:val="1"/>
                            <w:sz w:val="28"/>
                            <w:szCs w:val="28"/>
                          </w:rPr>
                        </w:rPrChange>
                      </w:rPr>
                      <w:t xml:space="preserve">Communication &amp; Accountability - IMP</w:t>
                    </w:r>
                  </w:ins>
                </w:sdtContent>
              </w:sdt>
              <w:ins w:author="Tom R Russo Jr" w:id="44" w:date="2025-09-16T19:52:35Z"/>
            </w:sdtContent>
          </w:sdt>
        </w:p>
      </w:sdtContent>
    </w:sdt>
    <w:sdt>
      <w:sdtPr>
        <w:id w:val="-310880741"/>
        <w:tag w:val="goog_rdk_236"/>
      </w:sdtPr>
      <w:sdtContent>
        <w:p w:rsidR="00000000" w:rsidDel="00000000" w:rsidP="00000000" w:rsidRDefault="00000000" w:rsidRPr="00000000" w14:paraId="000000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80" w:date="2025-09-16T19:52:37Z">
                <w:rPr>
                  <w:rFonts w:ascii="Calibri" w:cs="Calibri" w:eastAsia="Calibri" w:hAnsi="Calibri"/>
                  <w:sz w:val="22"/>
                  <w:szCs w:val="22"/>
                </w:rPr>
              </w:rPrChange>
            </w:rPr>
            <w:pPrChange w:author="Tom R Russo Jr" w:id="0" w:date="2025-09-16T19:52:37Z">
              <w:pPr/>
            </w:pPrChange>
          </w:pPr>
          <w:sdt>
            <w:sdtPr>
              <w:id w:val="-1505494431"/>
              <w:tag w:val="goog_rdk_234"/>
            </w:sdtPr>
            <w:sdtContent>
              <w:ins w:author="Tom R Russo Jr" w:id="44" w:date="2025-09-16T19:52:35Z"/>
              <w:sdt>
                <w:sdtPr>
                  <w:id w:val="-993782338"/>
                  <w:tag w:val="goog_rdk_235"/>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“If there’s ever an issue, I notify my supervisor right away.”</w:t>
                    </w:r>
                  </w:ins>
                </w:sdtContent>
              </w:sdt>
              <w:ins w:author="Tom R Russo Jr" w:id="44" w:date="2025-09-16T19:52:35Z"/>
            </w:sdtContent>
          </w:sdt>
        </w:p>
      </w:sdtContent>
    </w:sdt>
    <w:sdt>
      <w:sdtPr>
        <w:id w:val="-28202544"/>
        <w:tag w:val="goog_rdk_239"/>
      </w:sdtPr>
      <w:sdtContent>
        <w:p w:rsidR="00000000" w:rsidDel="00000000" w:rsidP="00000000" w:rsidRDefault="00000000" w:rsidRPr="00000000" w14:paraId="000000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81" w:date="2025-09-16T19:52:37Z">
                <w:rPr>
                  <w:rFonts w:ascii="Calibri" w:cs="Calibri" w:eastAsia="Calibri" w:hAnsi="Calibri"/>
                  <w:sz w:val="22"/>
                  <w:szCs w:val="22"/>
                </w:rPr>
              </w:rPrChange>
            </w:rPr>
            <w:pPrChange w:author="Tom R Russo Jr" w:id="0" w:date="2025-09-16T19:52:37Z">
              <w:pPr/>
            </w:pPrChange>
          </w:pPr>
          <w:sdt>
            <w:sdtPr>
              <w:id w:val="-895088942"/>
              <w:tag w:val="goog_rdk_237"/>
            </w:sdtPr>
            <w:sdtContent>
              <w:ins w:author="Tom R Russo Jr" w:id="44" w:date="2025-09-16T19:52:35Z"/>
              <w:sdt>
                <w:sdtPr>
                  <w:id w:val="1285752579"/>
                  <w:tag w:val="goog_rdk_238"/>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give notice if I’m going to be delayed.”</w:t>
                    </w:r>
                  </w:ins>
                </w:sdtContent>
              </w:sdt>
              <w:ins w:author="Tom R Russo Jr" w:id="44" w:date="2025-09-16T19:52:35Z"/>
            </w:sdtContent>
          </w:sdt>
        </w:p>
      </w:sdtContent>
    </w:sdt>
    <w:sdt>
      <w:sdtPr>
        <w:id w:val="-1847522581"/>
        <w:tag w:val="goog_rdk_242"/>
      </w:sdtPr>
      <w:sdtContent>
        <w:p w:rsidR="00000000" w:rsidDel="00000000" w:rsidP="00000000" w:rsidRDefault="00000000" w:rsidRPr="00000000" w14:paraId="0000006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82" w:date="2025-09-16T19:52:37Z">
                <w:rPr>
                  <w:rFonts w:ascii="Calibri" w:cs="Calibri" w:eastAsia="Calibri" w:hAnsi="Calibri"/>
                  <w:sz w:val="22"/>
                  <w:szCs w:val="22"/>
                </w:rPr>
              </w:rPrChange>
            </w:rPr>
            <w:pPrChange w:author="Tom R Russo Jr" w:id="0" w:date="2025-09-16T19:52:37Z">
              <w:pPr/>
            </w:pPrChange>
          </w:pPr>
          <w:sdt>
            <w:sdtPr>
              <w:id w:val="-167960512"/>
              <w:tag w:val="goog_rdk_240"/>
            </w:sdtPr>
            <w:sdtContent>
              <w:ins w:author="Tom R Russo Jr" w:id="44" w:date="2025-09-16T19:52:35Z"/>
              <w:sdt>
                <w:sdtPr>
                  <w:id w:val="562212296"/>
                  <w:tag w:val="goog_rdk_241"/>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 keep the team informed if something comes up.”</w:t>
                    </w:r>
                  </w:ins>
                </w:sdtContent>
              </w:sdt>
              <w:ins w:author="Tom R Russo Jr" w:id="44" w:date="2025-09-16T19:52:35Z"/>
            </w:sdtContent>
          </w:sdt>
        </w:p>
      </w:sdtContent>
    </w:sdt>
    <w:sdt>
      <w:sdtPr>
        <w:id w:val="-321352675"/>
        <w:tag w:val="goog_rdk_245"/>
      </w:sdtPr>
      <w:sdtContent>
        <w:p w:rsidR="00000000" w:rsidDel="00000000" w:rsidP="00000000" w:rsidRDefault="00000000" w:rsidRPr="00000000" w14:paraId="0000006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44" w:date="2025-09-16T19:52:35Z"/>
              <w:b w:val="0"/>
              <w:i w:val="0"/>
              <w:smallCaps w:val="0"/>
              <w:strike w:val="0"/>
              <w:color w:val="000000"/>
              <w:highlight w:val="yellow"/>
              <w:u w:val="none"/>
              <w:vertAlign w:val="baseline"/>
              <w:rPrChange w:author="Tom R Russo Jr" w:id="83" w:date="2025-09-16T19:52:37Z">
                <w:rPr>
                  <w:rFonts w:ascii="Calibri" w:cs="Calibri" w:eastAsia="Calibri" w:hAnsi="Calibri"/>
                  <w:sz w:val="22"/>
                  <w:szCs w:val="22"/>
                </w:rPr>
              </w:rPrChange>
            </w:rPr>
            <w:pPrChange w:author="Tom R Russo Jr" w:id="0" w:date="2025-09-16T19:52:37Z">
              <w:pPr/>
            </w:pPrChange>
          </w:pPr>
          <w:sdt>
            <w:sdtPr>
              <w:id w:val="-2054958267"/>
              <w:tag w:val="goog_rdk_243"/>
            </w:sdtPr>
            <w:sdtContent>
              <w:ins w:author="Tom R Russo Jr" w:id="44" w:date="2025-09-16T19:52:35Z"/>
              <w:sdt>
                <w:sdtPr>
                  <w:id w:val="369699419"/>
                  <w:tag w:val="goog_rdk_244"/>
                </w:sdtPr>
                <w:sdtContent>
                  <w:ins w:author="Tom R Russo Jr" w:id="44" w:date="2025-09-16T19:52:35Z">
                    <w:r w:rsidDel="00000000" w:rsidR="00000000" w:rsidRPr="00000000">
                      <w:rPr>
                        <w:rFonts w:ascii="Calibri" w:cs="Calibri" w:eastAsia="Calibri" w:hAnsi="Calibri"/>
                        <w:sz w:val="22"/>
                        <w:szCs w:val="22"/>
                        <w:highlight w:val="yellow"/>
                        <w:rtl w:val="0"/>
                        <w:rPrChange w:author="Tom R Russo Jr" w:id="45" w:date="2025-09-16T19:53:00Z">
                          <w:rPr>
                            <w:rFonts w:ascii="Calibri" w:cs="Calibri" w:eastAsia="Calibri" w:hAnsi="Calibri"/>
                            <w:sz w:val="22"/>
                            <w:szCs w:val="22"/>
                          </w:rPr>
                        </w:rPrChange>
                      </w:rPr>
                      <w:t xml:space="preserve">“I’d call ahead if I thought I might be late.”</w:t>
                    </w:r>
                  </w:ins>
                </w:sdtContent>
              </w:sdt>
              <w:ins w:author="Tom R Russo Jr" w:id="44" w:date="2025-09-16T19:52:35Z"/>
            </w:sdtContent>
          </w:sdt>
        </w:p>
      </w:sdtContent>
    </w:sdt>
    <w:p w:rsidR="00000000" w:rsidDel="00000000" w:rsidP="00000000" w:rsidRDefault="00000000" w:rsidRPr="00000000" w14:paraId="00000065">
      <w:pPr>
        <w:rPr>
          <w:b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6">
      <w:pPr>
        <w:spacing w:after="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7">
      <w:pPr>
        <w:spacing w:after="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punctual</w:t>
        <w:br w:type="textWrapping"/>
        <w:t xml:space="preserve">punctuality</w:t>
        <w:br w:type="textWrapping"/>
        <w:t xml:space="preserve">always early</w:t>
        <w:br w:type="textWrapping"/>
        <w:t xml:space="preserve">never late</w:t>
        <w:br w:type="textWrapping"/>
        <w:t xml:space="preserve">never miss work</w:t>
        <w:br w:type="textWrapping"/>
        <w:t xml:space="preserve">never absent</w:t>
        <w:br w:type="textWrapping"/>
        <w:t xml:space="preserve">on schedule</w:t>
        <w:br w:type="textWrapping"/>
        <w:t xml:space="preserve">on time</w:t>
        <w:br w:type="textWrapping"/>
        <w:t xml:space="preserve">dependable</w:t>
        <w:br w:type="textWrapping"/>
        <w:t xml:space="preserve">reliable</w:t>
        <w:br w:type="textWrapping"/>
        <w:t xml:space="preserve">consistent</w:t>
        <w:br w:type="textWrapping"/>
        <w:t xml:space="preserve">responsible</w:t>
        <w:br w:type="textWrapping"/>
        <w:t xml:space="preserve">committed</w:t>
        <w:br w:type="textWrapping"/>
        <w:t xml:space="preserve">accountable</w:t>
        <w:br w:type="textWrapping"/>
        <w:t xml:space="preserve">trustworthy</w:t>
        <w:br w:type="textWrapping"/>
        <w:t xml:space="preserve">don’t call out</w:t>
        <w:br w:type="textWrapping"/>
        <w:t xml:space="preserve">don’t cancel shifts</w:t>
        <w:br w:type="textWrapping"/>
        <w:t xml:space="preserve">show up every day</w:t>
        <w:br w:type="textWrapping"/>
        <w:t xml:space="preserve">always show up</w:t>
        <w:br w:type="textWrapping"/>
        <w:t xml:space="preserve">always on time</w:t>
        <w:br w:type="textWrapping"/>
        <w:t xml:space="preserve">work ethic</w:t>
        <w:br w:type="textWrapping"/>
        <w:t xml:space="preserve">value time</w:t>
        <w:br w:type="textWrapping"/>
        <w:t xml:space="preserve">respect time</w:t>
        <w:br w:type="textWrapping"/>
        <w:t xml:space="preserve">respect others’ time</w:t>
        <w:br w:type="textWrapping"/>
        <w:t xml:space="preserve">every minute counts</w:t>
        <w:br w:type="textWrapping"/>
        <w:t xml:space="preserve">I don’t risk being late</w:t>
        <w:br w:type="textWrapping"/>
        <w:t xml:space="preserve">I don’t risk missing work</w:t>
        <w:br w:type="textWrapping"/>
        <w:t xml:space="preserve">set alarms</w:t>
        <w:br w:type="textWrapping"/>
        <w:t xml:space="preserve">alarm clock</w:t>
        <w:br w:type="textWrapping"/>
        <w:t xml:space="preserve">phone reminders</w:t>
        <w:br w:type="textWrapping"/>
        <w:t xml:space="preserve">multiple alarms</w:t>
        <w:br w:type="textWrapping"/>
        <w:t xml:space="preserve">backup alarm</w:t>
        <w:br w:type="textWrapping"/>
        <w:t xml:space="preserve">wake up early</w:t>
        <w:br w:type="textWrapping"/>
        <w:t xml:space="preserve">wake up on time</w:t>
        <w:br w:type="textWrapping"/>
        <w:t xml:space="preserve">go to bed early</w:t>
        <w:br w:type="textWrapping"/>
        <w:t xml:space="preserve">adjust sleep</w:t>
        <w:br w:type="textWrapping"/>
        <w:t xml:space="preserve">get rest</w:t>
        <w:br w:type="textWrapping"/>
        <w:t xml:space="preserve">sleep schedule</w:t>
        <w:br w:type="textWrapping"/>
        <w:t xml:space="preserve">routine</w:t>
        <w:br w:type="textWrapping"/>
        <w:t xml:space="preserve">daily habit</w:t>
        <w:br w:type="textWrapping"/>
        <w:t xml:space="preserve">consistent schedule</w:t>
        <w:br w:type="textWrapping"/>
        <w:t xml:space="preserve">organized</w:t>
        <w:br w:type="textWrapping"/>
        <w:t xml:space="preserve">planner</w:t>
        <w:br w:type="textWrapping"/>
        <w:t xml:space="preserve">calendar</w:t>
        <w:br w:type="textWrapping"/>
        <w:t xml:space="preserve">plan ahead</w:t>
        <w:br w:type="textWrapping"/>
        <w:t xml:space="preserve">prepare ahead</w:t>
        <w:br w:type="textWrapping"/>
        <w:t xml:space="preserve">prepare in advance</w:t>
        <w:br w:type="textWrapping"/>
        <w:t xml:space="preserve">night before prep</w:t>
        <w:br w:type="textWrapping"/>
        <w:t xml:space="preserve">uniform ready</w:t>
        <w:br w:type="textWrapping"/>
        <w:t xml:space="preserve">badge ready</w:t>
        <w:br w:type="textWrapping"/>
        <w:t xml:space="preserve">ID ready</w:t>
        <w:br w:type="textWrapping"/>
        <w:t xml:space="preserve">gear packed</w:t>
        <w:br w:type="textWrapping"/>
        <w:t xml:space="preserve">bag packed</w:t>
        <w:br w:type="textWrapping"/>
        <w:t xml:space="preserve">lunch packed</w:t>
        <w:br w:type="textWrapping"/>
        <w:t xml:space="preserve">leave early</w:t>
        <w:br w:type="textWrapping"/>
        <w:t xml:space="preserve">leave home early</w:t>
        <w:br w:type="textWrapping"/>
        <w:t xml:space="preserve">plan commute</w:t>
        <w:br w:type="textWrapping"/>
        <w:t xml:space="preserve">plan my commute</w:t>
        <w:br w:type="textWrapping"/>
        <w:t xml:space="preserve">plan my route</w:t>
        <w:br w:type="textWrapping"/>
        <w:t xml:space="preserve">map route</w:t>
        <w:br w:type="textWrapping"/>
        <w:t xml:space="preserve">account for delays</w:t>
        <w:br w:type="textWrapping"/>
        <w:t xml:space="preserve">adjust for traffic</w:t>
        <w:br w:type="textWrapping"/>
        <w:t xml:space="preserve">plan for traffic</w:t>
        <w:br w:type="textWrapping"/>
        <w:t xml:space="preserve">traffic jam</w:t>
        <w:br w:type="textWrapping"/>
        <w:t xml:space="preserve">weather prep</w:t>
        <w:br w:type="textWrapping"/>
        <w:t xml:space="preserve">weather delays</w:t>
        <w:br w:type="textWrapping"/>
        <w:t xml:space="preserve">backup ride</w:t>
        <w:br w:type="textWrapping"/>
        <w:t xml:space="preserve">alternate ride</w:t>
        <w:br w:type="textWrapping"/>
        <w:t xml:space="preserve">ride share</w:t>
        <w:br w:type="textWrapping"/>
        <w:t xml:space="preserve">Uber</w:t>
        <w:br w:type="textWrapping"/>
        <w:t xml:space="preserve">Lyft</w:t>
        <w:br w:type="textWrapping"/>
        <w:t xml:space="preserve">bus</w:t>
        <w:br w:type="textWrapping"/>
        <w:t xml:space="preserve">bus schedule</w:t>
        <w:br w:type="textWrapping"/>
        <w:t xml:space="preserve">train</w:t>
        <w:br w:type="textWrapping"/>
        <w:t xml:space="preserve">subway</w:t>
        <w:br w:type="textWrapping"/>
        <w:t xml:space="preserve">public transportation</w:t>
        <w:br w:type="textWrapping"/>
        <w:t xml:space="preserve">shuttle</w:t>
        <w:br w:type="textWrapping"/>
        <w:t xml:space="preserve">carpool</w:t>
        <w:br w:type="textWrapping"/>
        <w:t xml:space="preserve">alternate plan</w:t>
        <w:br w:type="textWrapping"/>
        <w:t xml:space="preserve">backup plan</w:t>
        <w:br w:type="textWrapping"/>
        <w:t xml:space="preserve">contingency</w:t>
        <w:br w:type="textWrapping"/>
        <w:t xml:space="preserve">transportation plan</w:t>
        <w:br w:type="textWrapping"/>
        <w:t xml:space="preserve">dependable ride</w:t>
        <w:br w:type="textWrapping"/>
        <w:t xml:space="preserve">check traffic</w:t>
        <w:br w:type="textWrapping"/>
        <w:t xml:space="preserve">Google Maps</w:t>
        <w:br w:type="textWrapping"/>
        <w:t xml:space="preserve">Waze</w:t>
        <w:br w:type="textWrapping"/>
        <w:t xml:space="preserve">time management</w:t>
        <w:br w:type="textWrapping"/>
        <w:t xml:space="preserve">time conscious</w:t>
        <w:br w:type="textWrapping"/>
        <w:t xml:space="preserve">prepared</w:t>
        <w:br w:type="textWrapping"/>
        <w:t xml:space="preserve">ready to work</w:t>
        <w:br w:type="textWrapping"/>
        <w:t xml:space="preserve">show up ready</w:t>
        <w:br w:type="textWrapping"/>
        <w:t xml:space="preserve">ready at start of shift</w:t>
        <w:br w:type="textWrapping"/>
        <w:t xml:space="preserve">badge in on time</w:t>
        <w:br w:type="textWrapping"/>
        <w:t xml:space="preserve">clock in on time</w:t>
        <w:br w:type="textWrapping"/>
        <w:t xml:space="preserve">prepared clothing</w:t>
        <w:br w:type="textWrapping"/>
        <w:t xml:space="preserve">prepared gear</w:t>
        <w:br w:type="textWrapping"/>
        <w:t xml:space="preserve">prepared tools</w:t>
        <w:br w:type="textWrapping"/>
        <w:t xml:space="preserve">communication</w:t>
        <w:br w:type="textWrapping"/>
        <w:t xml:space="preserve">communicate if issue</w:t>
        <w:br w:type="textWrapping"/>
        <w:t xml:space="preserve">notify supervisor if late</w:t>
        <w:br w:type="textWrapping"/>
        <w:t xml:space="preserve">give notice</w:t>
        <w:br w:type="textWrapping"/>
        <w:t xml:space="preserve">keep team informed</w:t>
        <w:br w:type="textWrapping"/>
        <w:t xml:space="preserve">call ahead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spacing w:after="0" w:lineRule="auto"/>
        <w:ind w:left="72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Additional Note:</w:t>
      </w:r>
      <w:r w:rsidDel="00000000" w:rsidR="00000000" w:rsidRPr="00000000">
        <w:rPr>
          <w:rtl w:val="0"/>
        </w:rPr>
        <w:t xml:space="preserve"> Combine keyword hits with planning-related phrases like “alarm,” “ride,” “adjust,” and assess for responsibility and accountability.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3. TEAMWORK QUESTION</w:t>
      </w:r>
    </w:p>
    <w:p w:rsidR="00000000" w:rsidDel="00000000" w:rsidP="00000000" w:rsidRDefault="00000000" w:rsidRPr="00000000" w14:paraId="0000006D">
      <w:pPr>
        <w:rPr/>
      </w:pPr>
      <w:r w:rsidDel="00000000" w:rsidR="00000000" w:rsidRPr="00000000">
        <w:rPr>
          <w:b w:val="1"/>
          <w:rtl w:val="0"/>
        </w:rPr>
        <w:t xml:space="preserve">Prompt:</w:t>
      </w:r>
      <w:r w:rsidDel="00000000" w:rsidR="00000000" w:rsidRPr="00000000">
        <w:rPr>
          <w:rtl w:val="0"/>
        </w:rPr>
        <w:br w:type="textWrapping"/>
        <w:t xml:space="preserve">"You're on a team doing a time-sensitive task like helping passengers, handling bags, or cleaning a plane and someone on your team is falling behind. What would you do?"</w:t>
      </w:r>
    </w:p>
    <w:p w:rsidR="00000000" w:rsidDel="00000000" w:rsidP="00000000" w:rsidRDefault="00000000" w:rsidRPr="00000000" w14:paraId="0000006E">
      <w:pPr>
        <w:rPr/>
      </w:pPr>
      <w:r w:rsidDel="00000000" w:rsidR="00000000" w:rsidRPr="00000000">
        <w:rPr>
          <w:b w:val="1"/>
          <w:rtl w:val="0"/>
        </w:rPr>
        <w:t xml:space="preserve">Scoring Goal:</w:t>
      </w:r>
      <w:r w:rsidDel="00000000" w:rsidR="00000000" w:rsidRPr="00000000">
        <w:rPr>
          <w:rtl w:val="0"/>
        </w:rPr>
        <w:t xml:space="preserve"> Measures collaboration, </w:t>
      </w:r>
      <w:r w:rsidDel="00000000" w:rsidR="00000000" w:rsidRPr="00000000">
        <w:rPr>
          <w:b w:val="1"/>
          <w:rtl w:val="0"/>
        </w:rPr>
        <w:t xml:space="preserve">initiative</w:t>
      </w:r>
      <w:r w:rsidDel="00000000" w:rsidR="00000000" w:rsidRPr="00000000">
        <w:rPr>
          <w:rtl w:val="0"/>
        </w:rPr>
        <w:t xml:space="preserve">, and supportiveness.</w:t>
      </w:r>
    </w:p>
    <w:p w:rsidR="00000000" w:rsidDel="00000000" w:rsidP="00000000" w:rsidRDefault="00000000" w:rsidRPr="00000000" w14:paraId="0000006F">
      <w:pPr>
        <w:rPr/>
      </w:pPr>
      <w:r w:rsidDel="00000000" w:rsidR="00000000" w:rsidRPr="00000000">
        <w:rPr>
          <w:rtl w:val="0"/>
        </w:rPr>
      </w:r>
    </w:p>
    <w:sdt>
      <w:sdtPr>
        <w:id w:val="975917520"/>
        <w:tag w:val="goog_rdk_247"/>
      </w:sdtPr>
      <w:sdtContent>
        <w:p w:rsidR="00000000" w:rsidDel="00000000" w:rsidP="00000000" w:rsidRDefault="00000000" w:rsidRPr="00000000" w14:paraId="00000070">
          <w:pPr>
            <w:rPr>
              <w:ins w:author="Tom R Russo Jr" w:id="84" w:date="2025-09-16T19:53:21Z"/>
              <w:b w:val="1"/>
            </w:rPr>
          </w:pPr>
          <w:r w:rsidDel="00000000" w:rsidR="00000000" w:rsidRPr="00000000">
            <w:rPr>
              <w:b w:val="1"/>
              <w:rtl w:val="0"/>
            </w:rPr>
            <w:t xml:space="preserve">Positive Indicators/Key Words:</w:t>
          </w:r>
          <w:sdt>
            <w:sdtPr>
              <w:id w:val="-432073325"/>
              <w:tag w:val="goog_rdk_246"/>
            </w:sdtPr>
            <w:sdtContent>
              <w:ins w:author="Tom R Russo Jr" w:id="84" w:date="2025-09-16T19:53:21Z">
                <w:r w:rsidDel="00000000" w:rsidR="00000000" w:rsidRPr="00000000">
                  <w:rPr>
                    <w:rtl w:val="0"/>
                  </w:rPr>
                </w:r>
              </w:ins>
            </w:sdtContent>
          </w:sdt>
        </w:p>
      </w:sdtContent>
    </w:sdt>
    <w:sdt>
      <w:sdtPr>
        <w:id w:val="-1936371646"/>
        <w:tag w:val="goog_rdk_250"/>
      </w:sdtPr>
      <w:sdtContent>
        <w:p w:rsidR="00000000" w:rsidDel="00000000" w:rsidP="00000000" w:rsidRDefault="00000000" w:rsidRPr="00000000" w14:paraId="00000071">
          <w:pPr>
            <w:pStyle w:val="Heading3"/>
            <w:spacing w:after="281" w:before="281" w:lineRule="auto"/>
            <w:rPr>
              <w:ins w:author="Tom R Russo Jr" w:id="84" w:date="2025-09-16T19:53:21Z"/>
              <w:highlight w:val="yellow"/>
              <w:rPrChange w:author="Tom R Russo Jr" w:id="86" w:date="2025-09-16T19:53:59Z">
                <w:rPr>
                  <w:rFonts w:ascii="Calibri" w:cs="Calibri" w:eastAsia="Calibri" w:hAnsi="Calibri"/>
                  <w:b w:val="1"/>
                  <w:sz w:val="28"/>
                  <w:szCs w:val="28"/>
                </w:rPr>
              </w:rPrChange>
            </w:rPr>
            <w:pPrChange w:author="Tom R Russo Jr" w:id="0" w:date="2025-09-16T19:53:59Z">
              <w:pPr/>
            </w:pPrChange>
          </w:pPr>
          <w:sdt>
            <w:sdtPr>
              <w:id w:val="244222923"/>
              <w:tag w:val="goog_rdk_248"/>
            </w:sdtPr>
            <w:sdtContent>
              <w:ins w:author="Tom R Russo Jr" w:id="84" w:date="2025-09-16T19:53:21Z"/>
              <w:sdt>
                <w:sdtPr>
                  <w:id w:val="688136720"/>
                  <w:tag w:val="goog_rdk_249"/>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Team Attitude &amp; Mindset</w:t>
                    </w:r>
                  </w:ins>
                </w:sdtContent>
              </w:sdt>
              <w:ins w:author="Tom R Russo Jr" w:id="84" w:date="2025-09-16T19:53:21Z"/>
            </w:sdtContent>
          </w:sdt>
        </w:p>
      </w:sdtContent>
    </w:sdt>
    <w:sdt>
      <w:sdtPr>
        <w:id w:val="-1185815309"/>
        <w:tag w:val="goog_rdk_253"/>
      </w:sdtPr>
      <w:sdtContent>
        <w:p w:rsidR="00000000" w:rsidDel="00000000" w:rsidP="00000000" w:rsidRDefault="00000000" w:rsidRPr="00000000" w14:paraId="000000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87" w:date="2025-09-16T19:53:59Z">
                <w:rPr>
                  <w:rFonts w:ascii="Calibri" w:cs="Calibri" w:eastAsia="Calibri" w:hAnsi="Calibri"/>
                  <w:sz w:val="22"/>
                  <w:szCs w:val="22"/>
                </w:rPr>
              </w:rPrChange>
            </w:rPr>
            <w:pPrChange w:author="Tom R Russo Jr" w:id="0" w:date="2025-09-16T19:53:59Z">
              <w:pPr/>
            </w:pPrChange>
          </w:pPr>
          <w:sdt>
            <w:sdtPr>
              <w:id w:val="1901632830"/>
              <w:tag w:val="goog_rdk_251"/>
            </w:sdtPr>
            <w:sdtContent>
              <w:ins w:author="Tom R Russo Jr" w:id="84" w:date="2025-09-16T19:53:21Z"/>
              <w:sdt>
                <w:sdtPr>
                  <w:id w:val="1693165675"/>
                  <w:tag w:val="goog_rdk_252"/>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 believe in working as a team.” - Collaboration</w:t>
                    </w:r>
                  </w:ins>
                </w:sdtContent>
              </w:sdt>
              <w:ins w:author="Tom R Russo Jr" w:id="84" w:date="2025-09-16T19:53:21Z"/>
            </w:sdtContent>
          </w:sdt>
        </w:p>
      </w:sdtContent>
    </w:sdt>
    <w:sdt>
      <w:sdtPr>
        <w:id w:val="1644969917"/>
        <w:tag w:val="goog_rdk_256"/>
      </w:sdtPr>
      <w:sdtContent>
        <w:p w:rsidR="00000000" w:rsidDel="00000000" w:rsidP="00000000" w:rsidRDefault="00000000" w:rsidRPr="00000000" w14:paraId="000000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88" w:date="2025-09-16T19:53:59Z">
                <w:rPr>
                  <w:rFonts w:ascii="Calibri" w:cs="Calibri" w:eastAsia="Calibri" w:hAnsi="Calibri"/>
                  <w:sz w:val="22"/>
                  <w:szCs w:val="22"/>
                </w:rPr>
              </w:rPrChange>
            </w:rPr>
            <w:pPrChange w:author="Tom R Russo Jr" w:id="0" w:date="2025-09-16T19:53:59Z">
              <w:pPr/>
            </w:pPrChange>
          </w:pPr>
          <w:sdt>
            <w:sdtPr>
              <w:id w:val="-1301724219"/>
              <w:tag w:val="goog_rdk_254"/>
            </w:sdtPr>
            <w:sdtContent>
              <w:ins w:author="Tom R Russo Jr" w:id="84" w:date="2025-09-16T19:53:21Z"/>
              <w:sdt>
                <w:sdtPr>
                  <w:id w:val="713837346"/>
                  <w:tag w:val="goog_rdk_255"/>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 all succeed or fail together.” - Collaboration, Supportivness</w:t>
                    </w:r>
                  </w:ins>
                </w:sdtContent>
              </w:sdt>
              <w:ins w:author="Tom R Russo Jr" w:id="84" w:date="2025-09-16T19:53:21Z"/>
            </w:sdtContent>
          </w:sdt>
        </w:p>
      </w:sdtContent>
    </w:sdt>
    <w:sdt>
      <w:sdtPr>
        <w:id w:val="1265326159"/>
        <w:tag w:val="goog_rdk_259"/>
      </w:sdtPr>
      <w:sdtContent>
        <w:p w:rsidR="00000000" w:rsidDel="00000000" w:rsidP="00000000" w:rsidRDefault="00000000" w:rsidRPr="00000000" w14:paraId="000000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89" w:date="2025-09-16T19:53:59Z">
                <w:rPr>
                  <w:rFonts w:ascii="Calibri" w:cs="Calibri" w:eastAsia="Calibri" w:hAnsi="Calibri"/>
                  <w:sz w:val="22"/>
                  <w:szCs w:val="22"/>
                </w:rPr>
              </w:rPrChange>
            </w:rPr>
            <w:pPrChange w:author="Tom R Russo Jr" w:id="0" w:date="2025-09-16T19:53:59Z">
              <w:pPr/>
            </w:pPrChange>
          </w:pPr>
          <w:sdt>
            <w:sdtPr>
              <w:id w:val="1622834645"/>
              <w:tag w:val="goog_rdk_257"/>
            </w:sdtPr>
            <w:sdtContent>
              <w:ins w:author="Tom R Russo Jr" w:id="84" w:date="2025-09-16T19:53:21Z"/>
              <w:sdt>
                <w:sdtPr>
                  <w:id w:val="2073456316"/>
                  <w:tag w:val="goog_rdk_258"/>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“It’s not just about me — it’s about the whole team.”</w:t>
                    </w:r>
                  </w:ins>
                </w:sdtContent>
              </w:sdt>
              <w:ins w:author="Tom R Russo Jr" w:id="84" w:date="2025-09-16T19:53:21Z"/>
            </w:sdtContent>
          </w:sdt>
        </w:p>
      </w:sdtContent>
    </w:sdt>
    <w:sdt>
      <w:sdtPr>
        <w:id w:val="-2052295702"/>
        <w:tag w:val="goog_rdk_262"/>
      </w:sdtPr>
      <w:sdtContent>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0" w:date="2025-09-16T19:53:59Z">
                <w:rPr>
                  <w:rFonts w:ascii="Calibri" w:cs="Calibri" w:eastAsia="Calibri" w:hAnsi="Calibri"/>
                  <w:sz w:val="22"/>
                  <w:szCs w:val="22"/>
                </w:rPr>
              </w:rPrChange>
            </w:rPr>
            <w:pPrChange w:author="Tom R Russo Jr" w:id="0" w:date="2025-09-16T19:53:59Z">
              <w:pPr/>
            </w:pPrChange>
          </w:pPr>
          <w:sdt>
            <w:sdtPr>
              <w:id w:val="-640737826"/>
              <w:tag w:val="goog_rdk_260"/>
            </w:sdtPr>
            <w:sdtContent>
              <w:ins w:author="Tom R Russo Jr" w:id="84" w:date="2025-09-16T19:53:21Z"/>
              <w:sdt>
                <w:sdtPr>
                  <w:id w:val="-743745711"/>
                  <w:tag w:val="goog_rdk_261"/>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“Everyone plays a part and everyone matters.”</w:t>
                    </w:r>
                  </w:ins>
                </w:sdtContent>
              </w:sdt>
              <w:ins w:author="Tom R Russo Jr" w:id="84" w:date="2025-09-16T19:53:21Z"/>
            </w:sdtContent>
          </w:sdt>
        </w:p>
      </w:sdtContent>
    </w:sdt>
    <w:sdt>
      <w:sdtPr>
        <w:id w:val="-1835533605"/>
        <w:tag w:val="goog_rdk_265"/>
      </w:sdtPr>
      <w:sdtContent>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1" w:date="2025-09-16T19:53:59Z">
                <w:rPr>
                  <w:rFonts w:ascii="Calibri" w:cs="Calibri" w:eastAsia="Calibri" w:hAnsi="Calibri"/>
                  <w:sz w:val="22"/>
                  <w:szCs w:val="22"/>
                </w:rPr>
              </w:rPrChange>
            </w:rPr>
            <w:pPrChange w:author="Tom R Russo Jr" w:id="0" w:date="2025-09-16T19:53:59Z">
              <w:pPr/>
            </w:pPrChange>
          </w:pPr>
          <w:sdt>
            <w:sdtPr>
              <w:id w:val="1783953002"/>
              <w:tag w:val="goog_rdk_263"/>
            </w:sdtPr>
            <w:sdtContent>
              <w:ins w:author="Tom R Russo Jr" w:id="84" w:date="2025-09-16T19:53:21Z"/>
              <w:sdt>
                <w:sdtPr>
                  <w:id w:val="-796288994"/>
                  <w:tag w:val="goog_rdk_264"/>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“We’re stronger when we work together.”</w:t>
                    </w:r>
                  </w:ins>
                </w:sdtContent>
              </w:sdt>
              <w:ins w:author="Tom R Russo Jr" w:id="84" w:date="2025-09-16T19:53:21Z"/>
            </w:sdtContent>
          </w:sdt>
        </w:p>
      </w:sdtContent>
    </w:sdt>
    <w:sdt>
      <w:sdtPr>
        <w:id w:val="-607477658"/>
        <w:tag w:val="goog_rdk_268"/>
      </w:sdtPr>
      <w:sdtContent>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2" w:date="2025-09-16T19:53:59Z">
                <w:rPr>
                  <w:rFonts w:ascii="Calibri" w:cs="Calibri" w:eastAsia="Calibri" w:hAnsi="Calibri"/>
                  <w:sz w:val="22"/>
                  <w:szCs w:val="22"/>
                </w:rPr>
              </w:rPrChange>
            </w:rPr>
            <w:pPrChange w:author="Tom R Russo Jr" w:id="0" w:date="2025-09-16T19:53:59Z">
              <w:pPr/>
            </w:pPrChange>
          </w:pPr>
          <w:sdt>
            <w:sdtPr>
              <w:id w:val="-537799813"/>
              <w:tag w:val="goog_rdk_266"/>
            </w:sdtPr>
            <w:sdtContent>
              <w:ins w:author="Tom R Russo Jr" w:id="84" w:date="2025-09-16T19:53:21Z"/>
              <w:sdt>
                <w:sdtPr>
                  <w:id w:val="-253177504"/>
                  <w:tag w:val="goog_rdk_267"/>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 put the team first before myself.”</w:t>
                    </w:r>
                  </w:ins>
                </w:sdtContent>
              </w:sdt>
              <w:ins w:author="Tom R Russo Jr" w:id="84" w:date="2025-09-16T19:53:21Z"/>
            </w:sdtContent>
          </w:sdt>
        </w:p>
      </w:sdtContent>
    </w:sdt>
    <w:sdt>
      <w:sdtPr>
        <w:id w:val="1905055814"/>
        <w:tag w:val="goog_rdk_271"/>
      </w:sdtPr>
      <w:sdtContent>
        <w:p w:rsidR="00000000" w:rsidDel="00000000" w:rsidP="00000000" w:rsidRDefault="00000000" w:rsidRPr="00000000" w14:paraId="00000078">
          <w:pPr>
            <w:pStyle w:val="Heading3"/>
            <w:spacing w:after="281" w:before="281" w:lineRule="auto"/>
            <w:rPr>
              <w:ins w:author="Tom R Russo Jr" w:id="84" w:date="2025-09-16T19:53:21Z"/>
              <w:highlight w:val="yellow"/>
              <w:rPrChange w:author="Tom R Russo Jr" w:id="93" w:date="2025-09-16T19:53:59Z">
                <w:rPr>
                  <w:rFonts w:ascii="Calibri" w:cs="Calibri" w:eastAsia="Calibri" w:hAnsi="Calibri"/>
                  <w:b w:val="1"/>
                  <w:sz w:val="28"/>
                  <w:szCs w:val="28"/>
                </w:rPr>
              </w:rPrChange>
            </w:rPr>
            <w:pPrChange w:author="Tom R Russo Jr" w:id="0" w:date="2025-09-16T19:53:59Z">
              <w:pPr>
                <w:numPr>
                  <w:ilvl w:val="0"/>
                  <w:numId w:val="21"/>
                </w:numPr>
                <w:ind w:left="720" w:hanging="360"/>
              </w:pPr>
            </w:pPrChange>
          </w:pPr>
          <w:sdt>
            <w:sdtPr>
              <w:id w:val="1489323551"/>
              <w:tag w:val="goog_rdk_269"/>
            </w:sdtPr>
            <w:sdtContent>
              <w:ins w:author="Tom R Russo Jr" w:id="84" w:date="2025-09-16T19:53:21Z"/>
              <w:sdt>
                <w:sdtPr>
                  <w:id w:val="-1298219472"/>
                  <w:tag w:val="goog_rdk_270"/>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Collaboration &amp; Cooperation</w:t>
                    </w:r>
                  </w:ins>
                </w:sdtContent>
              </w:sdt>
              <w:ins w:author="Tom R Russo Jr" w:id="84" w:date="2025-09-16T19:53:21Z"/>
            </w:sdtContent>
          </w:sdt>
        </w:p>
      </w:sdtContent>
    </w:sdt>
    <w:sdt>
      <w:sdtPr>
        <w:id w:val="397581779"/>
        <w:tag w:val="goog_rdk_274"/>
      </w:sdtPr>
      <w:sdtContent>
        <w:p w:rsidR="00000000" w:rsidDel="00000000" w:rsidP="00000000" w:rsidRDefault="00000000" w:rsidRPr="00000000" w14:paraId="000000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4" w:date="2025-09-16T19:53:59Z">
                <w:rPr>
                  <w:rFonts w:ascii="Calibri" w:cs="Calibri" w:eastAsia="Calibri" w:hAnsi="Calibri"/>
                  <w:sz w:val="22"/>
                  <w:szCs w:val="22"/>
                </w:rPr>
              </w:rPrChange>
            </w:rPr>
            <w:pPrChange w:author="Tom R Russo Jr" w:id="0" w:date="2025-09-16T19:53:59Z">
              <w:pPr/>
            </w:pPrChange>
          </w:pPr>
          <w:sdt>
            <w:sdtPr>
              <w:id w:val="1684618695"/>
              <w:tag w:val="goog_rdk_272"/>
            </w:sdtPr>
            <w:sdtContent>
              <w:ins w:author="Tom R Russo Jr" w:id="84" w:date="2025-09-16T19:53:21Z"/>
              <w:sdt>
                <w:sdtPr>
                  <w:id w:val="300389524"/>
                  <w:tag w:val="goog_rdk_273"/>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work side by side with my teammates.”</w:t>
                    </w:r>
                  </w:ins>
                </w:sdtContent>
              </w:sdt>
              <w:ins w:author="Tom R Russo Jr" w:id="84" w:date="2025-09-16T19:53:21Z"/>
            </w:sdtContent>
          </w:sdt>
        </w:p>
      </w:sdtContent>
    </w:sdt>
    <w:sdt>
      <w:sdtPr>
        <w:id w:val="457017808"/>
        <w:tag w:val="goog_rdk_277"/>
      </w:sdtPr>
      <w:sdtContent>
        <w:p w:rsidR="00000000" w:rsidDel="00000000" w:rsidP="00000000" w:rsidRDefault="00000000" w:rsidRPr="00000000" w14:paraId="000000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5" w:date="2025-09-16T19:53:59Z">
                <w:rPr>
                  <w:rFonts w:ascii="Calibri" w:cs="Calibri" w:eastAsia="Calibri" w:hAnsi="Calibri"/>
                  <w:sz w:val="22"/>
                  <w:szCs w:val="22"/>
                </w:rPr>
              </w:rPrChange>
            </w:rPr>
            <w:pPrChange w:author="Tom R Russo Jr" w:id="0" w:date="2025-09-16T19:53:59Z">
              <w:pPr/>
            </w:pPrChange>
          </w:pPr>
          <w:sdt>
            <w:sdtPr>
              <w:id w:val="2038133732"/>
              <w:tag w:val="goog_rdk_275"/>
            </w:sdtPr>
            <w:sdtContent>
              <w:ins w:author="Tom R Russo Jr" w:id="84" w:date="2025-09-16T19:53:21Z"/>
              <w:sdt>
                <w:sdtPr>
                  <w:id w:val="216773322"/>
                  <w:tag w:val="goog_rdk_276"/>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“We’d coordinate to get the job done.”</w:t>
                    </w:r>
                  </w:ins>
                </w:sdtContent>
              </w:sdt>
              <w:ins w:author="Tom R Russo Jr" w:id="84" w:date="2025-09-16T19:53:21Z"/>
            </w:sdtContent>
          </w:sdt>
        </w:p>
      </w:sdtContent>
    </w:sdt>
    <w:sdt>
      <w:sdtPr>
        <w:id w:val="1220229565"/>
        <w:tag w:val="goog_rdk_280"/>
      </w:sdtPr>
      <w:sdtContent>
        <w:p w:rsidR="00000000" w:rsidDel="00000000" w:rsidP="00000000" w:rsidRDefault="00000000" w:rsidRPr="00000000" w14:paraId="0000007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6" w:date="2025-09-16T19:53:59Z">
                <w:rPr>
                  <w:rFonts w:ascii="Calibri" w:cs="Calibri" w:eastAsia="Calibri" w:hAnsi="Calibri"/>
                  <w:sz w:val="22"/>
                  <w:szCs w:val="22"/>
                </w:rPr>
              </w:rPrChange>
            </w:rPr>
            <w:pPrChange w:author="Tom R Russo Jr" w:id="0" w:date="2025-09-16T19:53:59Z">
              <w:pPr/>
            </w:pPrChange>
          </w:pPr>
          <w:sdt>
            <w:sdtPr>
              <w:id w:val="1509533004"/>
              <w:tag w:val="goog_rdk_278"/>
            </w:sdtPr>
            <w:sdtContent>
              <w:ins w:author="Tom R Russo Jr" w:id="84" w:date="2025-09-16T19:53:21Z"/>
              <w:sdt>
                <w:sdtPr>
                  <w:id w:val="1474076175"/>
                  <w:tag w:val="goog_rdk_279"/>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communicate and talk it out with the team.”</w:t>
                    </w:r>
                  </w:ins>
                </w:sdtContent>
              </w:sdt>
              <w:ins w:author="Tom R Russo Jr" w:id="84" w:date="2025-09-16T19:53:21Z"/>
            </w:sdtContent>
          </w:sdt>
        </w:p>
      </w:sdtContent>
    </w:sdt>
    <w:sdt>
      <w:sdtPr>
        <w:id w:val="-1600518751"/>
        <w:tag w:val="goog_rdk_283"/>
      </w:sdtPr>
      <w:sdtContent>
        <w:p w:rsidR="00000000" w:rsidDel="00000000" w:rsidP="00000000" w:rsidRDefault="00000000" w:rsidRPr="00000000" w14:paraId="0000007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7" w:date="2025-09-16T19:53:59Z">
                <w:rPr>
                  <w:rFonts w:ascii="Calibri" w:cs="Calibri" w:eastAsia="Calibri" w:hAnsi="Calibri"/>
                  <w:sz w:val="22"/>
                  <w:szCs w:val="22"/>
                </w:rPr>
              </w:rPrChange>
            </w:rPr>
            <w:pPrChange w:author="Tom R Russo Jr" w:id="0" w:date="2025-09-16T19:53:59Z">
              <w:pPr/>
            </w:pPrChange>
          </w:pPr>
          <w:sdt>
            <w:sdtPr>
              <w:id w:val="1073388989"/>
              <w:tag w:val="goog_rdk_281"/>
            </w:sdtPr>
            <w:sdtContent>
              <w:ins w:author="Tom R Russo Jr" w:id="84" w:date="2025-09-16T19:53:21Z"/>
              <w:sdt>
                <w:sdtPr>
                  <w:id w:val="-549236360"/>
                  <w:tag w:val="goog_rdk_282"/>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“Collaboration makes us more efficient.”</w:t>
                    </w:r>
                  </w:ins>
                </w:sdtContent>
              </w:sdt>
              <w:ins w:author="Tom R Russo Jr" w:id="84" w:date="2025-09-16T19:53:21Z"/>
            </w:sdtContent>
          </w:sdt>
        </w:p>
      </w:sdtContent>
    </w:sdt>
    <w:sdt>
      <w:sdtPr>
        <w:id w:val="334366424"/>
        <w:tag w:val="goog_rdk_286"/>
      </w:sdtPr>
      <w:sdtContent>
        <w:p w:rsidR="00000000" w:rsidDel="00000000" w:rsidP="00000000" w:rsidRDefault="00000000" w:rsidRPr="00000000" w14:paraId="0000007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8" w:date="2025-09-16T19:53:59Z">
                <w:rPr>
                  <w:rFonts w:ascii="Calibri" w:cs="Calibri" w:eastAsia="Calibri" w:hAnsi="Calibri"/>
                  <w:sz w:val="22"/>
                  <w:szCs w:val="22"/>
                </w:rPr>
              </w:rPrChange>
            </w:rPr>
            <w:pPrChange w:author="Tom R Russo Jr" w:id="0" w:date="2025-09-16T19:53:59Z">
              <w:pPr/>
            </w:pPrChange>
          </w:pPr>
          <w:sdt>
            <w:sdtPr>
              <w:id w:val="-1819405995"/>
              <w:tag w:val="goog_rdk_284"/>
            </w:sdtPr>
            <w:sdtContent>
              <w:ins w:author="Tom R Russo Jr" w:id="84" w:date="2025-09-16T19:53:21Z"/>
              <w:sdt>
                <w:sdtPr>
                  <w:id w:val="257547240"/>
                  <w:tag w:val="goog_rdk_285"/>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cooperate to keep everything running smoothly.”</w:t>
                    </w:r>
                  </w:ins>
                </w:sdtContent>
              </w:sdt>
              <w:ins w:author="Tom R Russo Jr" w:id="84" w:date="2025-09-16T19:53:21Z"/>
            </w:sdtContent>
          </w:sdt>
        </w:p>
      </w:sdtContent>
    </w:sdt>
    <w:sdt>
      <w:sdtPr>
        <w:id w:val="-1453297911"/>
        <w:tag w:val="goog_rdk_289"/>
      </w:sdtPr>
      <w:sdtContent>
        <w:p w:rsidR="00000000" w:rsidDel="00000000" w:rsidP="00000000" w:rsidRDefault="00000000" w:rsidRPr="00000000" w14:paraId="0000007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99" w:date="2025-09-16T19:53:59Z">
                <w:rPr>
                  <w:rFonts w:ascii="Calibri" w:cs="Calibri" w:eastAsia="Calibri" w:hAnsi="Calibri"/>
                  <w:sz w:val="22"/>
                  <w:szCs w:val="22"/>
                </w:rPr>
              </w:rPrChange>
            </w:rPr>
            <w:pPrChange w:author="Tom R Russo Jr" w:id="0" w:date="2025-09-16T19:53:59Z">
              <w:pPr/>
            </w:pPrChange>
          </w:pPr>
          <w:sdt>
            <w:sdtPr>
              <w:id w:val="2043496600"/>
              <w:tag w:val="goog_rdk_287"/>
            </w:sdtPr>
            <w:sdtContent>
              <w:ins w:author="Tom R Russo Jr" w:id="84" w:date="2025-09-16T19:53:21Z"/>
              <w:sdt>
                <w:sdtPr>
                  <w:id w:val="411717347"/>
                  <w:tag w:val="goog_rdk_288"/>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 need to be in sync to finish on time.”</w:t>
                    </w:r>
                  </w:ins>
                </w:sdtContent>
              </w:sdt>
              <w:ins w:author="Tom R Russo Jr" w:id="84" w:date="2025-09-16T19:53:21Z"/>
            </w:sdtContent>
          </w:sdt>
        </w:p>
      </w:sdtContent>
    </w:sdt>
    <w:sdt>
      <w:sdtPr>
        <w:id w:val="-415027812"/>
        <w:tag w:val="goog_rdk_292"/>
      </w:sdtPr>
      <w:sdtContent>
        <w:p w:rsidR="00000000" w:rsidDel="00000000" w:rsidP="00000000" w:rsidRDefault="00000000" w:rsidRPr="00000000" w14:paraId="0000007F">
          <w:pPr>
            <w:pStyle w:val="Heading3"/>
            <w:spacing w:after="281" w:before="281" w:lineRule="auto"/>
            <w:rPr>
              <w:ins w:author="Tom R Russo Jr" w:id="84" w:date="2025-09-16T19:53:21Z"/>
              <w:highlight w:val="yellow"/>
              <w:rPrChange w:author="Tom R Russo Jr" w:id="100" w:date="2025-09-16T19:53:59Z">
                <w:rPr>
                  <w:rFonts w:ascii="Calibri" w:cs="Calibri" w:eastAsia="Calibri" w:hAnsi="Calibri"/>
                  <w:b w:val="1"/>
                  <w:sz w:val="28"/>
                  <w:szCs w:val="28"/>
                </w:rPr>
              </w:rPrChange>
            </w:rPr>
            <w:pPrChange w:author="Tom R Russo Jr" w:id="0" w:date="2025-09-16T19:53:59Z">
              <w:pPr>
                <w:numPr>
                  <w:ilvl w:val="0"/>
                  <w:numId w:val="20"/>
                </w:numPr>
                <w:ind w:left="720" w:hanging="360"/>
              </w:pPr>
            </w:pPrChange>
          </w:pPr>
          <w:sdt>
            <w:sdtPr>
              <w:id w:val="-999909111"/>
              <w:tag w:val="goog_rdk_290"/>
            </w:sdtPr>
            <w:sdtContent>
              <w:ins w:author="Tom R Russo Jr" w:id="84" w:date="2025-09-16T19:53:21Z"/>
              <w:sdt>
                <w:sdtPr>
                  <w:id w:val="-1838351075"/>
                  <w:tag w:val="goog_rdk_291"/>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Helping &amp; Supporting Others - IMP</w:t>
                    </w:r>
                  </w:ins>
                </w:sdtContent>
              </w:sdt>
              <w:ins w:author="Tom R Russo Jr" w:id="84" w:date="2025-09-16T19:53:21Z"/>
            </w:sdtContent>
          </w:sdt>
        </w:p>
      </w:sdtContent>
    </w:sdt>
    <w:sdt>
      <w:sdtPr>
        <w:id w:val="1157818128"/>
        <w:tag w:val="goog_rdk_295"/>
      </w:sdtPr>
      <w:sdtContent>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1" w:date="2025-09-16T19:53:59Z">
                <w:rPr>
                  <w:rFonts w:ascii="Calibri" w:cs="Calibri" w:eastAsia="Calibri" w:hAnsi="Calibri"/>
                  <w:sz w:val="22"/>
                  <w:szCs w:val="22"/>
                </w:rPr>
              </w:rPrChange>
            </w:rPr>
            <w:pPrChange w:author="Tom R Russo Jr" w:id="0" w:date="2025-09-16T19:53:59Z">
              <w:pPr/>
            </w:pPrChange>
          </w:pPr>
          <w:sdt>
            <w:sdtPr>
              <w:id w:val="-1473400550"/>
              <w:tag w:val="goog_rdk_293"/>
            </w:sdtPr>
            <w:sdtContent>
              <w:ins w:author="Tom R Russo Jr" w:id="84" w:date="2025-09-16T19:53:21Z"/>
              <w:sdt>
                <w:sdtPr>
                  <w:id w:val="-270530245"/>
                  <w:tag w:val="goog_rdk_294"/>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“If someone is falling behind, I’d help them catch up.”</w:t>
                    </w:r>
                  </w:ins>
                </w:sdtContent>
              </w:sdt>
              <w:ins w:author="Tom R Russo Jr" w:id="84" w:date="2025-09-16T19:53:21Z"/>
            </w:sdtContent>
          </w:sdt>
        </w:p>
      </w:sdtContent>
    </w:sdt>
    <w:sdt>
      <w:sdtPr>
        <w:id w:val="-1284424864"/>
        <w:tag w:val="goog_rdk_298"/>
      </w:sdtPr>
      <w:sdtContent>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2" w:date="2025-09-16T19:53:59Z">
                <w:rPr>
                  <w:rFonts w:ascii="Calibri" w:cs="Calibri" w:eastAsia="Calibri" w:hAnsi="Calibri"/>
                  <w:sz w:val="22"/>
                  <w:szCs w:val="22"/>
                </w:rPr>
              </w:rPrChange>
            </w:rPr>
            <w:pPrChange w:author="Tom R Russo Jr" w:id="0" w:date="2025-09-16T19:53:59Z">
              <w:pPr/>
            </w:pPrChange>
          </w:pPr>
          <w:sdt>
            <w:sdtPr>
              <w:id w:val="679129698"/>
              <w:tag w:val="goog_rdk_296"/>
            </w:sdtPr>
            <w:sdtContent>
              <w:ins w:author="Tom R Russo Jr" w:id="84" w:date="2025-09-16T19:53:21Z"/>
              <w:sdt>
                <w:sdtPr>
                  <w:id w:val="806503144"/>
                  <w:tag w:val="goog_rdk_297"/>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step in and offer assistance.”</w:t>
                    </w:r>
                  </w:ins>
                </w:sdtContent>
              </w:sdt>
              <w:ins w:author="Tom R Russo Jr" w:id="84" w:date="2025-09-16T19:53:21Z"/>
            </w:sdtContent>
          </w:sdt>
        </w:p>
      </w:sdtContent>
    </w:sdt>
    <w:sdt>
      <w:sdtPr>
        <w:id w:val="10574809"/>
        <w:tag w:val="goog_rdk_301"/>
      </w:sdtPr>
      <w:sdtContent>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3" w:date="2025-09-16T19:53:59Z">
                <w:rPr>
                  <w:rFonts w:ascii="Calibri" w:cs="Calibri" w:eastAsia="Calibri" w:hAnsi="Calibri"/>
                  <w:sz w:val="22"/>
                  <w:szCs w:val="22"/>
                </w:rPr>
              </w:rPrChange>
            </w:rPr>
            <w:pPrChange w:author="Tom R Russo Jr" w:id="0" w:date="2025-09-16T19:53:59Z">
              <w:pPr/>
            </w:pPrChange>
          </w:pPr>
          <w:sdt>
            <w:sdtPr>
              <w:id w:val="1415715643"/>
              <w:tag w:val="goog_rdk_299"/>
            </w:sdtPr>
            <w:sdtContent>
              <w:ins w:author="Tom R Russo Jr" w:id="84" w:date="2025-09-16T19:53:21Z"/>
              <w:sdt>
                <w:sdtPr>
                  <w:id w:val="429610821"/>
                  <w:tag w:val="goog_rdk_300"/>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pitch in and share the workload.”</w:t>
                    </w:r>
                  </w:ins>
                </w:sdtContent>
              </w:sdt>
              <w:ins w:author="Tom R Russo Jr" w:id="84" w:date="2025-09-16T19:53:21Z"/>
            </w:sdtContent>
          </w:sdt>
        </w:p>
      </w:sdtContent>
    </w:sdt>
    <w:sdt>
      <w:sdtPr>
        <w:id w:val="-112135510"/>
        <w:tag w:val="goog_rdk_304"/>
      </w:sdtPr>
      <w:sdtContent>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4" w:date="2025-09-16T19:53:59Z">
                <w:rPr>
                  <w:rFonts w:ascii="Calibri" w:cs="Calibri" w:eastAsia="Calibri" w:hAnsi="Calibri"/>
                  <w:sz w:val="22"/>
                  <w:szCs w:val="22"/>
                </w:rPr>
              </w:rPrChange>
            </w:rPr>
            <w:pPrChange w:author="Tom R Russo Jr" w:id="0" w:date="2025-09-16T19:53:59Z">
              <w:pPr/>
            </w:pPrChange>
          </w:pPr>
          <w:sdt>
            <w:sdtPr>
              <w:id w:val="1242530477"/>
              <w:tag w:val="goog_rdk_302"/>
            </w:sdtPr>
            <w:sdtContent>
              <w:ins w:author="Tom R Russo Jr" w:id="84" w:date="2025-09-16T19:53:21Z"/>
              <w:sdt>
                <w:sdtPr>
                  <w:id w:val="368791176"/>
                  <w:tag w:val="goog_rdk_303"/>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cover for them so the task gets done.”</w:t>
                    </w:r>
                  </w:ins>
                </w:sdtContent>
              </w:sdt>
              <w:ins w:author="Tom R Russo Jr" w:id="84" w:date="2025-09-16T19:53:21Z"/>
            </w:sdtContent>
          </w:sdt>
        </w:p>
      </w:sdtContent>
    </w:sdt>
    <w:sdt>
      <w:sdtPr>
        <w:id w:val="-1357424461"/>
        <w:tag w:val="goog_rdk_307"/>
      </w:sdtPr>
      <w:sdtContent>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5" w:date="2025-09-16T19:53:59Z">
                <w:rPr>
                  <w:rFonts w:ascii="Calibri" w:cs="Calibri" w:eastAsia="Calibri" w:hAnsi="Calibri"/>
                  <w:sz w:val="22"/>
                  <w:szCs w:val="22"/>
                </w:rPr>
              </w:rPrChange>
            </w:rPr>
            <w:pPrChange w:author="Tom R Russo Jr" w:id="0" w:date="2025-09-16T19:53:59Z">
              <w:pPr/>
            </w:pPrChange>
          </w:pPr>
          <w:sdt>
            <w:sdtPr>
              <w:id w:val="1942823256"/>
              <w:tag w:val="goog_rdk_305"/>
            </w:sdtPr>
            <w:sdtContent>
              <w:ins w:author="Tom R Russo Jr" w:id="84" w:date="2025-09-16T19:53:21Z"/>
              <w:sdt>
                <w:sdtPr>
                  <w:id w:val="1964726845"/>
                  <w:tag w:val="goog_rdk_306"/>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ask if they need help and support them.”</w:t>
                    </w:r>
                  </w:ins>
                </w:sdtContent>
              </w:sdt>
              <w:ins w:author="Tom R Russo Jr" w:id="84" w:date="2025-09-16T19:53:21Z"/>
            </w:sdtContent>
          </w:sdt>
        </w:p>
      </w:sdtContent>
    </w:sdt>
    <w:sdt>
      <w:sdtPr>
        <w:id w:val="936713147"/>
        <w:tag w:val="goog_rdk_310"/>
      </w:sdtPr>
      <w:sdtContent>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6" w:date="2025-09-16T19:53:59Z">
                <w:rPr>
                  <w:rFonts w:ascii="Calibri" w:cs="Calibri" w:eastAsia="Calibri" w:hAnsi="Calibri"/>
                  <w:sz w:val="22"/>
                  <w:szCs w:val="22"/>
                </w:rPr>
              </w:rPrChange>
            </w:rPr>
            <w:pPrChange w:author="Tom R Russo Jr" w:id="0" w:date="2025-09-16T19:53:59Z">
              <w:pPr/>
            </w:pPrChange>
          </w:pPr>
          <w:sdt>
            <w:sdtPr>
              <w:id w:val="-1719521785"/>
              <w:tag w:val="goog_rdk_308"/>
            </w:sdtPr>
            <w:sdtContent>
              <w:ins w:author="Tom R Russo Jr" w:id="84" w:date="2025-09-16T19:53:21Z"/>
              <w:sdt>
                <w:sdtPr>
                  <w:id w:val="2041181000"/>
                  <w:tag w:val="goog_rdk_309"/>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divide the tasks so no one is left behind.”</w:t>
                    </w:r>
                  </w:ins>
                </w:sdtContent>
              </w:sdt>
              <w:ins w:author="Tom R Russo Jr" w:id="84" w:date="2025-09-16T19:53:21Z"/>
            </w:sdtContent>
          </w:sdt>
        </w:p>
      </w:sdtContent>
    </w:sdt>
    <w:sdt>
      <w:sdtPr>
        <w:id w:val="2111768069"/>
        <w:tag w:val="goog_rdk_315"/>
      </w:sdtPr>
      <w:sdtContent>
        <w:p w:rsidR="00000000" w:rsidDel="00000000" w:rsidP="00000000" w:rsidRDefault="00000000" w:rsidRPr="00000000" w14:paraId="00000086">
          <w:pPr>
            <w:pStyle w:val="Heading3"/>
            <w:spacing w:after="281" w:before="281" w:lineRule="auto"/>
            <w:rPr>
              <w:ins w:author="Tom R Russo Jr" w:id="84" w:date="2025-09-16T19:53:21Z"/>
              <w:highlight w:val="yellow"/>
              <w:rPrChange w:author="Tom R Russo Jr" w:id="107" w:date="2025-09-16T19:53:59Z">
                <w:rPr>
                  <w:rFonts w:ascii="Calibri" w:cs="Calibri" w:eastAsia="Calibri" w:hAnsi="Calibri"/>
                  <w:b w:val="1"/>
                  <w:sz w:val="28"/>
                  <w:szCs w:val="28"/>
                </w:rPr>
              </w:rPrChange>
            </w:rPr>
            <w:pPrChange w:author="Tom R Russo Jr" w:id="0" w:date="2025-09-16T19:53:59Z">
              <w:pPr>
                <w:numPr>
                  <w:ilvl w:val="0"/>
                  <w:numId w:val="16"/>
                </w:numPr>
                <w:ind w:left="720" w:hanging="360"/>
              </w:pPr>
            </w:pPrChange>
          </w:pPr>
          <w:sdt>
            <w:sdtPr>
              <w:id w:val="816973386"/>
              <w:tag w:val="goog_rdk_311"/>
            </w:sdtPr>
            <w:sdtContent>
              <w:ins w:author="Tom R Russo Jr" w:id="84" w:date="2025-09-16T19:53:21Z"/>
              <w:sdt>
                <w:sdtPr>
                  <w:id w:val="275532587"/>
                  <w:tag w:val="goog_rdk_312"/>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Encouragement &amp; Morale</w:t>
                    </w:r>
                  </w:ins>
                </w:sdtContent>
              </w:sdt>
              <w:ins w:author="Tom R Russo Jr" w:id="84" w:date="2025-09-16T19:53:21Z">
                <w:sdt>
                  <w:sdtPr>
                    <w:id w:val="1979880636"/>
                    <w:tag w:val="goog_rdk_313"/>
                  </w:sdtPr>
                  <w:sdtContent>
                    <w:r w:rsidDel="00000000" w:rsidR="00000000" w:rsidRPr="00000000">
                      <w:rPr>
                        <w:b w:val="1"/>
                        <w:highlight w:val="yellow"/>
                        <w:rtl w:val="0"/>
                        <w:rPrChange w:author="Tom R Russo Jr" w:id="85" w:date="2025-09-16T19:54:09Z">
                          <w:rPr>
                            <w:b w:val="1"/>
                            <w:highlight w:val="yellow"/>
                          </w:rPr>
                        </w:rPrChange>
                      </w:rPr>
                      <w:t xml:space="preserve"> - Medium IMP</w:t>
                    </w:r>
                  </w:sdtContent>
                </w:sdt>
                <w:sdt>
                  <w:sdtPr>
                    <w:id w:val="-1877092920"/>
                    <w:tag w:val="goog_rdk_314"/>
                  </w:sdtPr>
                  <w:sdtContent>
                    <w:r w:rsidDel="00000000" w:rsidR="00000000" w:rsidRPr="00000000">
                      <w:rPr>
                        <w:rtl w:val="0"/>
                      </w:rPr>
                    </w:r>
                  </w:sdtContent>
                </w:sdt>
              </w:ins>
            </w:sdtContent>
          </w:sdt>
        </w:p>
      </w:sdtContent>
    </w:sdt>
    <w:sdt>
      <w:sdtPr>
        <w:id w:val="-1631564466"/>
        <w:tag w:val="goog_rdk_318"/>
      </w:sdtPr>
      <w:sdtContent>
        <w:p w:rsidR="00000000" w:rsidDel="00000000" w:rsidP="00000000" w:rsidRDefault="00000000" w:rsidRPr="00000000" w14:paraId="000000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8" w:date="2025-09-16T19:53:59Z">
                <w:rPr>
                  <w:rFonts w:ascii="Calibri" w:cs="Calibri" w:eastAsia="Calibri" w:hAnsi="Calibri"/>
                  <w:sz w:val="22"/>
                  <w:szCs w:val="22"/>
                </w:rPr>
              </w:rPrChange>
            </w:rPr>
            <w:pPrChange w:author="Tom R Russo Jr" w:id="0" w:date="2025-09-16T19:53:59Z">
              <w:pPr/>
            </w:pPrChange>
          </w:pPr>
          <w:sdt>
            <w:sdtPr>
              <w:id w:val="-938302316"/>
              <w:tag w:val="goog_rdk_316"/>
            </w:sdtPr>
            <w:sdtContent>
              <w:ins w:author="Tom R Russo Jr" w:id="84" w:date="2025-09-16T19:53:21Z"/>
              <w:sdt>
                <w:sdtPr>
                  <w:id w:val="127292246"/>
                  <w:tag w:val="goog_rdk_317"/>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encourage my teammate to keep going.”</w:t>
                    </w:r>
                  </w:ins>
                </w:sdtContent>
              </w:sdt>
              <w:ins w:author="Tom R Russo Jr" w:id="84" w:date="2025-09-16T19:53:21Z"/>
            </w:sdtContent>
          </w:sdt>
        </w:p>
      </w:sdtContent>
    </w:sdt>
    <w:sdt>
      <w:sdtPr>
        <w:id w:val="-1856164871"/>
        <w:tag w:val="goog_rdk_321"/>
      </w:sdtPr>
      <w:sdtContent>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09" w:date="2025-09-16T19:53:59Z">
                <w:rPr>
                  <w:rFonts w:ascii="Calibri" w:cs="Calibri" w:eastAsia="Calibri" w:hAnsi="Calibri"/>
                  <w:sz w:val="22"/>
                  <w:szCs w:val="22"/>
                </w:rPr>
              </w:rPrChange>
            </w:rPr>
            <w:pPrChange w:author="Tom R Russo Jr" w:id="0" w:date="2025-09-16T19:53:59Z">
              <w:pPr/>
            </w:pPrChange>
          </w:pPr>
          <w:sdt>
            <w:sdtPr>
              <w:id w:val="72151130"/>
              <w:tag w:val="goog_rdk_319"/>
            </w:sdtPr>
            <w:sdtContent>
              <w:ins w:author="Tom R Russo Jr" w:id="84" w:date="2025-09-16T19:53:21Z"/>
              <w:sdt>
                <w:sdtPr>
                  <w:id w:val="-1014953614"/>
                  <w:tag w:val="goog_rdk_320"/>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motivate them to stay positive.”</w:t>
                    </w:r>
                  </w:ins>
                </w:sdtContent>
              </w:sdt>
              <w:ins w:author="Tom R Russo Jr" w:id="84" w:date="2025-09-16T19:53:21Z"/>
            </w:sdtContent>
          </w:sdt>
        </w:p>
      </w:sdtContent>
    </w:sdt>
    <w:sdt>
      <w:sdtPr>
        <w:id w:val="-1094959863"/>
        <w:tag w:val="goog_rdk_324"/>
      </w:sdtPr>
      <w:sdtContent>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0" w:date="2025-09-16T19:53:59Z">
                <w:rPr>
                  <w:rFonts w:ascii="Calibri" w:cs="Calibri" w:eastAsia="Calibri" w:hAnsi="Calibri"/>
                  <w:sz w:val="22"/>
                  <w:szCs w:val="22"/>
                </w:rPr>
              </w:rPrChange>
            </w:rPr>
            <w:pPrChange w:author="Tom R Russo Jr" w:id="0" w:date="2025-09-16T19:53:59Z">
              <w:pPr/>
            </w:pPrChange>
          </w:pPr>
          <w:sdt>
            <w:sdtPr>
              <w:id w:val="-1714133727"/>
              <w:tag w:val="goog_rdk_322"/>
            </w:sdtPr>
            <w:sdtContent>
              <w:ins w:author="Tom R Russo Jr" w:id="84" w:date="2025-09-16T19:53:21Z"/>
              <w:sdt>
                <w:sdtPr>
                  <w:id w:val="1894964344"/>
                  <w:tag w:val="goog_rdk_323"/>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help keep morale up so the team doesn’t get discouraged.”</w:t>
                    </w:r>
                  </w:ins>
                </w:sdtContent>
              </w:sdt>
              <w:ins w:author="Tom R Russo Jr" w:id="84" w:date="2025-09-16T19:53:21Z"/>
            </w:sdtContent>
          </w:sdt>
        </w:p>
      </w:sdtContent>
    </w:sdt>
    <w:sdt>
      <w:sdtPr>
        <w:id w:val="1140829100"/>
        <w:tag w:val="goog_rdk_327"/>
      </w:sdtPr>
      <w:sdtContent>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1" w:date="2025-09-16T19:53:59Z">
                <w:rPr>
                  <w:rFonts w:ascii="Calibri" w:cs="Calibri" w:eastAsia="Calibri" w:hAnsi="Calibri"/>
                  <w:sz w:val="22"/>
                  <w:szCs w:val="22"/>
                </w:rPr>
              </w:rPrChange>
            </w:rPr>
            <w:pPrChange w:author="Tom R Russo Jr" w:id="0" w:date="2025-09-16T19:53:59Z">
              <w:pPr/>
            </w:pPrChange>
          </w:pPr>
          <w:sdt>
            <w:sdtPr>
              <w:id w:val="621675815"/>
              <w:tag w:val="goog_rdk_325"/>
            </w:sdtPr>
            <w:sdtContent>
              <w:ins w:author="Tom R Russo Jr" w:id="84" w:date="2025-09-16T19:53:21Z"/>
              <w:sdt>
                <w:sdtPr>
                  <w:id w:val="896153182"/>
                  <w:tag w:val="goog_rdk_326"/>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remind them that we’ll reach our goals together.”</w:t>
                    </w:r>
                  </w:ins>
                </w:sdtContent>
              </w:sdt>
              <w:ins w:author="Tom R Russo Jr" w:id="84" w:date="2025-09-16T19:53:21Z"/>
            </w:sdtContent>
          </w:sdt>
        </w:p>
      </w:sdtContent>
    </w:sdt>
    <w:sdt>
      <w:sdtPr>
        <w:id w:val="-1382514741"/>
        <w:tag w:val="goog_rdk_330"/>
      </w:sdtPr>
      <w:sdtContent>
        <w:p w:rsidR="00000000" w:rsidDel="00000000" w:rsidP="00000000" w:rsidRDefault="00000000" w:rsidRPr="00000000" w14:paraId="0000008B">
          <w:pPr>
            <w:pStyle w:val="Heading3"/>
            <w:spacing w:after="281" w:before="281" w:lineRule="auto"/>
            <w:rPr>
              <w:ins w:author="Tom R Russo Jr" w:id="84" w:date="2025-09-16T19:53:21Z"/>
              <w:highlight w:val="yellow"/>
              <w:rPrChange w:author="Tom R Russo Jr" w:id="112" w:date="2025-09-16T19:53:59Z">
                <w:rPr>
                  <w:rFonts w:ascii="Calibri" w:cs="Calibri" w:eastAsia="Calibri" w:hAnsi="Calibri"/>
                  <w:b w:val="1"/>
                  <w:sz w:val="28"/>
                  <w:szCs w:val="28"/>
                </w:rPr>
              </w:rPrChange>
            </w:rPr>
            <w:pPrChange w:author="Tom R Russo Jr" w:id="0" w:date="2025-09-16T19:53:59Z">
              <w:pPr>
                <w:numPr>
                  <w:ilvl w:val="0"/>
                  <w:numId w:val="13"/>
                </w:numPr>
                <w:ind w:left="720" w:hanging="360"/>
              </w:pPr>
            </w:pPrChange>
          </w:pPr>
          <w:sdt>
            <w:sdtPr>
              <w:id w:val="-322746072"/>
              <w:tag w:val="goog_rdk_328"/>
            </w:sdtPr>
            <w:sdtContent>
              <w:ins w:author="Tom R Russo Jr" w:id="84" w:date="2025-09-16T19:53:21Z"/>
              <w:sdt>
                <w:sdtPr>
                  <w:id w:val="1237478960"/>
                  <w:tag w:val="goog_rdk_329"/>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Flexibility &amp; Problem-Solving - IMP</w:t>
                    </w:r>
                  </w:ins>
                </w:sdtContent>
              </w:sdt>
              <w:ins w:author="Tom R Russo Jr" w:id="84" w:date="2025-09-16T19:53:21Z"/>
            </w:sdtContent>
          </w:sdt>
        </w:p>
      </w:sdtContent>
    </w:sdt>
    <w:sdt>
      <w:sdtPr>
        <w:id w:val="-819642944"/>
        <w:tag w:val="goog_rdk_333"/>
      </w:sdtPr>
      <w:sdtContent>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3" w:date="2025-09-16T19:53:59Z">
                <w:rPr>
                  <w:rFonts w:ascii="Calibri" w:cs="Calibri" w:eastAsia="Calibri" w:hAnsi="Calibri"/>
                  <w:sz w:val="22"/>
                  <w:szCs w:val="22"/>
                </w:rPr>
              </w:rPrChange>
            </w:rPr>
            <w:pPrChange w:author="Tom R Russo Jr" w:id="0" w:date="2025-09-16T19:53:59Z">
              <w:pPr/>
            </w:pPrChange>
          </w:pPr>
          <w:sdt>
            <w:sdtPr>
              <w:id w:val="457069715"/>
              <w:tag w:val="goog_rdk_331"/>
            </w:sdtPr>
            <w:sdtContent>
              <w:ins w:author="Tom R Russo Jr" w:id="84" w:date="2025-09-16T19:53:21Z"/>
              <w:sdt>
                <w:sdtPr>
                  <w:id w:val="1891466486"/>
                  <w:tag w:val="goog_rdk_332"/>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 can adjust my role if needed to help the team.”</w:t>
                    </w:r>
                  </w:ins>
                </w:sdtContent>
              </w:sdt>
              <w:ins w:author="Tom R Russo Jr" w:id="84" w:date="2025-09-16T19:53:21Z"/>
            </w:sdtContent>
          </w:sdt>
        </w:p>
      </w:sdtContent>
    </w:sdt>
    <w:sdt>
      <w:sdtPr>
        <w:id w:val="1142281246"/>
        <w:tag w:val="goog_rdk_336"/>
      </w:sdtPr>
      <w:sdtContent>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4" w:date="2025-09-16T19:53:59Z">
                <w:rPr>
                  <w:rFonts w:ascii="Calibri" w:cs="Calibri" w:eastAsia="Calibri" w:hAnsi="Calibri"/>
                  <w:sz w:val="22"/>
                  <w:szCs w:val="22"/>
                </w:rPr>
              </w:rPrChange>
            </w:rPr>
            <w:pPrChange w:author="Tom R Russo Jr" w:id="0" w:date="2025-09-16T19:53:59Z">
              <w:pPr/>
            </w:pPrChange>
          </w:pPr>
          <w:sdt>
            <w:sdtPr>
              <w:id w:val="1791620755"/>
              <w:tag w:val="goog_rdk_334"/>
            </w:sdtPr>
            <w:sdtContent>
              <w:ins w:author="Tom R Russo Jr" w:id="84" w:date="2025-09-16T19:53:21Z"/>
              <w:sdt>
                <w:sdtPr>
                  <w:id w:val="-1482816107"/>
                  <w:tag w:val="goog_rdk_335"/>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adapt and fill in the gaps.”</w:t>
                    </w:r>
                  </w:ins>
                </w:sdtContent>
              </w:sdt>
              <w:ins w:author="Tom R Russo Jr" w:id="84" w:date="2025-09-16T19:53:21Z"/>
            </w:sdtContent>
          </w:sdt>
        </w:p>
      </w:sdtContent>
    </w:sdt>
    <w:sdt>
      <w:sdtPr>
        <w:id w:val="-831595702"/>
        <w:tag w:val="goog_rdk_339"/>
      </w:sdtPr>
      <w:sdtContent>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5" w:date="2025-09-16T19:53:59Z">
                <w:rPr>
                  <w:rFonts w:ascii="Calibri" w:cs="Calibri" w:eastAsia="Calibri" w:hAnsi="Calibri"/>
                  <w:sz w:val="22"/>
                  <w:szCs w:val="22"/>
                </w:rPr>
              </w:rPrChange>
            </w:rPr>
            <w:pPrChange w:author="Tom R Russo Jr" w:id="0" w:date="2025-09-16T19:53:59Z">
              <w:pPr/>
            </w:pPrChange>
          </w:pPr>
          <w:sdt>
            <w:sdtPr>
              <w:id w:val="-1069581039"/>
              <w:tag w:val="goog_rdk_337"/>
            </w:sdtPr>
            <w:sdtContent>
              <w:ins w:author="Tom R Russo Jr" w:id="84" w:date="2025-09-16T19:53:21Z"/>
              <w:sdt>
                <w:sdtPr>
                  <w:id w:val="76262061"/>
                  <w:tag w:val="goog_rdk_338"/>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take initiative to solve the problem.”</w:t>
                    </w:r>
                  </w:ins>
                </w:sdtContent>
              </w:sdt>
              <w:ins w:author="Tom R Russo Jr" w:id="84" w:date="2025-09-16T19:53:21Z"/>
            </w:sdtContent>
          </w:sdt>
        </w:p>
      </w:sdtContent>
    </w:sdt>
    <w:sdt>
      <w:sdtPr>
        <w:id w:val="1514545756"/>
        <w:tag w:val="goog_rdk_342"/>
      </w:sdtPr>
      <w:sdtContent>
        <w:p w:rsidR="00000000" w:rsidDel="00000000" w:rsidP="00000000" w:rsidRDefault="00000000" w:rsidRPr="00000000" w14:paraId="0000008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6" w:date="2025-09-16T19:53:59Z">
                <w:rPr>
                  <w:rFonts w:ascii="Calibri" w:cs="Calibri" w:eastAsia="Calibri" w:hAnsi="Calibri"/>
                  <w:sz w:val="22"/>
                  <w:szCs w:val="22"/>
                </w:rPr>
              </w:rPrChange>
            </w:rPr>
            <w:pPrChange w:author="Tom R Russo Jr" w:id="0" w:date="2025-09-16T19:53:59Z">
              <w:pPr/>
            </w:pPrChange>
          </w:pPr>
          <w:sdt>
            <w:sdtPr>
              <w:id w:val="428627665"/>
              <w:tag w:val="goog_rdk_340"/>
            </w:sdtPr>
            <w:sdtContent>
              <w:ins w:author="Tom R Russo Jr" w:id="84" w:date="2025-09-16T19:53:21Z"/>
              <w:sdt>
                <w:sdtPr>
                  <w:id w:val="-1279544034"/>
                  <w:tag w:val="goog_rdk_341"/>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“I’d be flexible to make sure the team meets the deadline.”</w:t>
                    </w:r>
                  </w:ins>
                </w:sdtContent>
              </w:sdt>
              <w:ins w:author="Tom R Russo Jr" w:id="84" w:date="2025-09-16T19:53:21Z"/>
            </w:sdtContent>
          </w:sdt>
        </w:p>
      </w:sdtContent>
    </w:sdt>
    <w:sdt>
      <w:sdtPr>
        <w:id w:val="-439185664"/>
        <w:tag w:val="goog_rdk_345"/>
      </w:sdtPr>
      <w:sdtContent>
        <w:p w:rsidR="00000000" w:rsidDel="00000000" w:rsidP="00000000" w:rsidRDefault="00000000" w:rsidRPr="00000000" w14:paraId="00000090">
          <w:pPr>
            <w:pStyle w:val="Heading3"/>
            <w:spacing w:after="281" w:before="281" w:lineRule="auto"/>
            <w:rPr>
              <w:ins w:author="Tom R Russo Jr" w:id="84" w:date="2025-09-16T19:53:21Z"/>
              <w:highlight w:val="yellow"/>
              <w:rPrChange w:author="Tom R Russo Jr" w:id="117" w:date="2025-09-16T19:53:59Z">
                <w:rPr>
                  <w:rFonts w:ascii="Calibri" w:cs="Calibri" w:eastAsia="Calibri" w:hAnsi="Calibri"/>
                  <w:b w:val="1"/>
                  <w:sz w:val="28"/>
                  <w:szCs w:val="28"/>
                </w:rPr>
              </w:rPrChange>
            </w:rPr>
            <w:pPrChange w:author="Tom R Russo Jr" w:id="0" w:date="2025-09-16T19:53:59Z">
              <w:pPr>
                <w:numPr>
                  <w:ilvl w:val="0"/>
                  <w:numId w:val="12"/>
                </w:numPr>
                <w:ind w:left="720" w:hanging="360"/>
              </w:pPr>
            </w:pPrChange>
          </w:pPr>
          <w:sdt>
            <w:sdtPr>
              <w:id w:val="1230604019"/>
              <w:tag w:val="goog_rdk_343"/>
            </w:sdtPr>
            <w:sdtContent>
              <w:ins w:author="Tom R Russo Jr" w:id="84" w:date="2025-09-16T19:53:21Z"/>
              <w:sdt>
                <w:sdtPr>
                  <w:id w:val="1771571880"/>
                  <w:tag w:val="goog_rdk_344"/>
                </w:sdtPr>
                <w:sdtContent>
                  <w:ins w:author="Tom R Russo Jr" w:id="84" w:date="2025-09-16T19:53:21Z">
                    <w:r w:rsidDel="00000000" w:rsidR="00000000" w:rsidRPr="00000000">
                      <w:rPr>
                        <w:rFonts w:ascii="Calibri" w:cs="Calibri" w:eastAsia="Calibri" w:hAnsi="Calibri"/>
                        <w:b w:val="1"/>
                        <w:sz w:val="28"/>
                        <w:szCs w:val="28"/>
                        <w:highlight w:val="yellow"/>
                        <w:rtl w:val="0"/>
                        <w:rPrChange w:author="Tom R Russo Jr" w:id="85" w:date="2025-09-16T19:54:09Z">
                          <w:rPr>
                            <w:rFonts w:ascii="Calibri" w:cs="Calibri" w:eastAsia="Calibri" w:hAnsi="Calibri"/>
                            <w:b w:val="1"/>
                            <w:sz w:val="28"/>
                            <w:szCs w:val="28"/>
                          </w:rPr>
                        </w:rPrChange>
                      </w:rPr>
                      <w:t xml:space="preserve">Shared Goals &amp; Unity</w:t>
                    </w:r>
                  </w:ins>
                </w:sdtContent>
              </w:sdt>
              <w:ins w:author="Tom R Russo Jr" w:id="84" w:date="2025-09-16T19:53:21Z"/>
            </w:sdtContent>
          </w:sdt>
        </w:p>
      </w:sdtContent>
    </w:sdt>
    <w:sdt>
      <w:sdtPr>
        <w:id w:val="-282506427"/>
        <w:tag w:val="goog_rdk_348"/>
      </w:sdtPr>
      <w:sdtContent>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8" w:date="2025-09-16T19:53:59Z">
                <w:rPr>
                  <w:rFonts w:ascii="Calibri" w:cs="Calibri" w:eastAsia="Calibri" w:hAnsi="Calibri"/>
                  <w:sz w:val="22"/>
                  <w:szCs w:val="22"/>
                </w:rPr>
              </w:rPrChange>
            </w:rPr>
            <w:pPrChange w:author="Tom R Russo Jr" w:id="0" w:date="2025-09-16T19:53:59Z">
              <w:pPr/>
            </w:pPrChange>
          </w:pPr>
          <w:sdt>
            <w:sdtPr>
              <w:id w:val="876537352"/>
              <w:tag w:val="goog_rdk_346"/>
            </w:sdtPr>
            <w:sdtContent>
              <w:ins w:author="Tom R Russo Jr" w:id="84" w:date="2025-09-16T19:53:21Z"/>
              <w:sdt>
                <w:sdtPr>
                  <w:id w:val="1834906601"/>
                  <w:tag w:val="goog_rdk_347"/>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 all have a common goal to finish the job.”</w:t>
                    </w:r>
                  </w:ins>
                </w:sdtContent>
              </w:sdt>
              <w:ins w:author="Tom R Russo Jr" w:id="84" w:date="2025-09-16T19:53:21Z"/>
            </w:sdtContent>
          </w:sdt>
        </w:p>
      </w:sdtContent>
    </w:sdt>
    <w:sdt>
      <w:sdtPr>
        <w:id w:val="1375880337"/>
        <w:tag w:val="goog_rdk_351"/>
      </w:sdtPr>
      <w:sdtContent>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19" w:date="2025-09-16T19:53:59Z">
                <w:rPr>
                  <w:rFonts w:ascii="Calibri" w:cs="Calibri" w:eastAsia="Calibri" w:hAnsi="Calibri"/>
                  <w:sz w:val="22"/>
                  <w:szCs w:val="22"/>
                </w:rPr>
              </w:rPrChange>
            </w:rPr>
            <w:pPrChange w:author="Tom R Russo Jr" w:id="0" w:date="2025-09-16T19:53:59Z">
              <w:pPr/>
            </w:pPrChange>
          </w:pPr>
          <w:sdt>
            <w:sdtPr>
              <w:id w:val="-1490274815"/>
              <w:tag w:val="goog_rdk_349"/>
            </w:sdtPr>
            <w:sdtContent>
              <w:ins w:author="Tom R Russo Jr" w:id="84" w:date="2025-09-16T19:53:21Z"/>
              <w:sdt>
                <w:sdtPr>
                  <w:id w:val="-1796066211"/>
                  <w:tag w:val="goog_rdk_350"/>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“It’s about shared responsibility and shared success.”</w:t>
                    </w:r>
                  </w:ins>
                </w:sdtContent>
              </w:sdt>
              <w:ins w:author="Tom R Russo Jr" w:id="84" w:date="2025-09-16T19:53:21Z"/>
            </w:sdtContent>
          </w:sdt>
        </w:p>
      </w:sdtContent>
    </w:sdt>
    <w:sdt>
      <w:sdtPr>
        <w:id w:val="-1323435570"/>
        <w:tag w:val="goog_rdk_354"/>
      </w:sdtPr>
      <w:sdtContent>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20" w:date="2025-09-16T19:53:59Z">
                <w:rPr>
                  <w:rFonts w:ascii="Calibri" w:cs="Calibri" w:eastAsia="Calibri" w:hAnsi="Calibri"/>
                  <w:sz w:val="22"/>
                  <w:szCs w:val="22"/>
                </w:rPr>
              </w:rPrChange>
            </w:rPr>
            <w:pPrChange w:author="Tom R Russo Jr" w:id="0" w:date="2025-09-16T19:53:59Z">
              <w:pPr/>
            </w:pPrChange>
          </w:pPr>
          <w:sdt>
            <w:sdtPr>
              <w:id w:val="1777468377"/>
              <w:tag w:val="goog_rdk_352"/>
            </w:sdtPr>
            <w:sdtContent>
              <w:ins w:author="Tom R Russo Jr" w:id="84" w:date="2025-09-16T19:53:21Z"/>
              <w:sdt>
                <w:sdtPr>
                  <w:id w:val="668593904"/>
                  <w:tag w:val="goog_rdk_353"/>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“We all win together when the work gets done.”</w:t>
                    </w:r>
                  </w:ins>
                </w:sdtContent>
              </w:sdt>
              <w:ins w:author="Tom R Russo Jr" w:id="84" w:date="2025-09-16T19:53:21Z"/>
            </w:sdtContent>
          </w:sdt>
        </w:p>
      </w:sdtContent>
    </w:sdt>
    <w:sdt>
      <w:sdtPr>
        <w:id w:val="-1608083032"/>
        <w:tag w:val="goog_rdk_357"/>
      </w:sdtPr>
      <w:sdtContent>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59" w:lineRule="auto"/>
            <w:ind w:left="720" w:right="0" w:hanging="360"/>
            <w:jc w:val="left"/>
            <w:rPr>
              <w:ins w:author="Tom R Russo Jr" w:id="84" w:date="2025-09-16T19:53:21Z"/>
              <w:b w:val="0"/>
              <w:i w:val="0"/>
              <w:smallCaps w:val="0"/>
              <w:strike w:val="0"/>
              <w:color w:val="000000"/>
              <w:highlight w:val="yellow"/>
              <w:u w:val="none"/>
              <w:vertAlign w:val="baseline"/>
              <w:rPrChange w:author="Tom R Russo Jr" w:id="121" w:date="2025-09-16T19:53:59Z">
                <w:rPr>
                  <w:rFonts w:ascii="Calibri" w:cs="Calibri" w:eastAsia="Calibri" w:hAnsi="Calibri"/>
                  <w:sz w:val="22"/>
                  <w:szCs w:val="22"/>
                </w:rPr>
              </w:rPrChange>
            </w:rPr>
            <w:pPrChange w:author="Tom R Russo Jr" w:id="0" w:date="2025-09-16T19:53:59Z">
              <w:pPr/>
            </w:pPrChange>
          </w:pPr>
          <w:sdt>
            <w:sdtPr>
              <w:id w:val="-468428253"/>
              <w:tag w:val="goog_rdk_355"/>
            </w:sdtPr>
            <w:sdtContent>
              <w:ins w:author="Tom R Russo Jr" w:id="84" w:date="2025-09-16T19:53:21Z"/>
              <w:sdt>
                <w:sdtPr>
                  <w:id w:val="-1532764766"/>
                  <w:tag w:val="goog_rdk_356"/>
                </w:sdtPr>
                <w:sdtContent>
                  <w:ins w:author="Tom R Russo Jr" w:id="84" w:date="2025-09-16T19:53:21Z">
                    <w:r w:rsidDel="00000000" w:rsidR="00000000" w:rsidRPr="00000000">
                      <w:rPr>
                        <w:rFonts w:ascii="Calibri" w:cs="Calibri" w:eastAsia="Calibri" w:hAnsi="Calibri"/>
                        <w:sz w:val="22"/>
                        <w:szCs w:val="22"/>
                        <w:highlight w:val="yellow"/>
                        <w:rtl w:val="0"/>
                        <w:rPrChange w:author="Tom R Russo Jr" w:id="85" w:date="2025-09-16T19:54:09Z">
                          <w:rPr>
                            <w:rFonts w:ascii="Calibri" w:cs="Calibri" w:eastAsia="Calibri" w:hAnsi="Calibri"/>
                            <w:sz w:val="22"/>
                            <w:szCs w:val="22"/>
                          </w:rPr>
                        </w:rPrChange>
                      </w:rPr>
                      <w:t xml:space="preserve">“Team spirit keeps us moving as one.”</w:t>
                    </w:r>
                  </w:ins>
                </w:sdtContent>
              </w:sdt>
              <w:ins w:author="Tom R Russo Jr" w:id="84" w:date="2025-09-16T19:53:21Z"/>
            </w:sdtContent>
          </w:sdt>
        </w:p>
      </w:sdtContent>
    </w:sdt>
    <w:sdt>
      <w:sdtPr>
        <w:id w:val="-1543333696"/>
        <w:tag w:val="goog_rdk_359"/>
      </w:sdtPr>
      <w:sdtContent>
        <w:p w:rsidR="00000000" w:rsidDel="00000000" w:rsidP="00000000" w:rsidRDefault="00000000" w:rsidRPr="00000000" w14:paraId="00000095">
          <w:pPr>
            <w:rPr>
              <w:ins w:author="Tom R Russo Jr" w:id="84" w:date="2025-09-16T19:53:21Z"/>
              <w:b w:val="1"/>
            </w:rPr>
          </w:pPr>
          <w:sdt>
            <w:sdtPr>
              <w:id w:val="-2058271902"/>
              <w:tag w:val="goog_rdk_358"/>
            </w:sdtPr>
            <w:sdtContent>
              <w:ins w:author="Tom R Russo Jr" w:id="84" w:date="2025-09-16T19:53:21Z">
                <w:r w:rsidDel="00000000" w:rsidR="00000000" w:rsidRPr="00000000">
                  <w:rPr>
                    <w:rtl w:val="0"/>
                  </w:rPr>
                </w:r>
              </w:ins>
            </w:sdtContent>
          </w:sdt>
        </w:p>
      </w:sdtContent>
    </w:sdt>
    <w:p w:rsidR="00000000" w:rsidDel="00000000" w:rsidP="00000000" w:rsidRDefault="00000000" w:rsidRPr="00000000" w14:paraId="00000096">
      <w:pPr>
        <w:rPr>
          <w:b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7">
      <w:pPr>
        <w:spacing w:after="0" w:lineRule="auto"/>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8">
      <w:pPr>
        <w:spacing w:after="0" w:lineRule="auto"/>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t xml:space="preserve">teamwork</w:t>
        <w:br w:type="textWrapping"/>
        <w:t xml:space="preserve">team player</w:t>
        <w:br w:type="textWrapping"/>
        <w:t xml:space="preserve">team effort</w:t>
        <w:br w:type="textWrapping"/>
        <w:t xml:space="preserve">team first</w:t>
        <w:br w:type="textWrapping"/>
        <w:t xml:space="preserve">we’re a team</w:t>
        <w:br w:type="textWrapping"/>
        <w:t xml:space="preserve">we all succeed</w:t>
        <w:br w:type="textWrapping"/>
        <w:t xml:space="preserve">we all win</w:t>
        <w:br w:type="textWrapping"/>
        <w:t xml:space="preserve">better together</w:t>
        <w:br w:type="textWrapping"/>
        <w:t xml:space="preserve">everyone matters</w:t>
        <w:br w:type="textWrapping"/>
        <w:t xml:space="preserve">shared goal</w:t>
        <w:br w:type="textWrapping"/>
        <w:t xml:space="preserve">shared responsibility</w:t>
        <w:br w:type="textWrapping"/>
        <w:t xml:space="preserve">collective goal</w:t>
        <w:br w:type="textWrapping"/>
        <w:t xml:space="preserve">shared mission</w:t>
        <w:br w:type="textWrapping"/>
        <w:t xml:space="preserve">common purpose</w:t>
        <w:br w:type="textWrapping"/>
        <w:t xml:space="preserve">unity</w:t>
        <w:br w:type="textWrapping"/>
        <w:t xml:space="preserve">solidarity</w:t>
        <w:br w:type="textWrapping"/>
        <w:t xml:space="preserve">move as one</w:t>
        <w:br w:type="textWrapping"/>
        <w:t xml:space="preserve">move as a unit</w:t>
        <w:br w:type="textWrapping"/>
        <w:t xml:space="preserve">work together</w:t>
        <w:br w:type="textWrapping"/>
        <w:t xml:space="preserve">work side by side</w:t>
        <w:br w:type="textWrapping"/>
        <w:t xml:space="preserve">collaborate</w:t>
        <w:br w:type="textWrapping"/>
        <w:t xml:space="preserve">collaboration</w:t>
        <w:br w:type="textWrapping"/>
        <w:t xml:space="preserve">cooperate</w:t>
        <w:br w:type="textWrapping"/>
        <w:t xml:space="preserve">cooperation</w:t>
        <w:br w:type="textWrapping"/>
        <w:t xml:space="preserve">coordinate</w:t>
        <w:br w:type="textWrapping"/>
        <w:t xml:space="preserve">coordination</w:t>
        <w:br w:type="textWrapping"/>
        <w:t xml:space="preserve">synced up</w:t>
        <w:br w:type="textWrapping"/>
        <w:t xml:space="preserve">synchronized</w:t>
        <w:br w:type="textWrapping"/>
        <w:t xml:space="preserve">stronger together</w:t>
        <w:br w:type="textWrapping"/>
        <w:t xml:space="preserve">more efficient</w:t>
        <w:br w:type="textWrapping"/>
        <w:t xml:space="preserve">faster together</w:t>
        <w:br w:type="textWrapping"/>
        <w:t xml:space="preserve">depend on each other</w:t>
        <w:br w:type="textWrapping"/>
        <w:t xml:space="preserve">rely on each other</w:t>
        <w:br w:type="textWrapping"/>
        <w:t xml:space="preserve">dependable teammate</w:t>
        <w:br w:type="textWrapping"/>
        <w:t xml:space="preserve">reliable teammate</w:t>
        <w:br w:type="textWrapping"/>
        <w:t xml:space="preserve">it’s not just about me</w:t>
        <w:br w:type="textWrapping"/>
        <w:t xml:space="preserve">everyone plays a part</w:t>
        <w:br w:type="textWrapping"/>
        <w:t xml:space="preserve">no one left behind</w:t>
        <w:br w:type="textWrapping"/>
        <w:t xml:space="preserve">watch each other’s back</w:t>
        <w:br w:type="textWrapping"/>
        <w:t xml:space="preserve">help them</w:t>
        <w:br w:type="textWrapping"/>
        <w:t xml:space="preserve">help out</w:t>
        <w:br w:type="textWrapping"/>
        <w:t xml:space="preserve">help out teammates</w:t>
        <w:br w:type="textWrapping"/>
        <w:t xml:space="preserve">assist</w:t>
        <w:br w:type="textWrapping"/>
        <w:t xml:space="preserve">assist others</w:t>
        <w:br w:type="textWrapping"/>
        <w:t xml:space="preserve">offer assistance</w:t>
        <w:br w:type="textWrapping"/>
        <w:t xml:space="preserve">support</w:t>
        <w:br w:type="textWrapping"/>
        <w:t xml:space="preserve">offer support</w:t>
        <w:br w:type="textWrapping"/>
        <w:t xml:space="preserve">cover for them</w:t>
        <w:br w:type="textWrapping"/>
        <w:t xml:space="preserve">step in</w:t>
        <w:br w:type="textWrapping"/>
        <w:t xml:space="preserve">jump in</w:t>
        <w:br w:type="textWrapping"/>
        <w:t xml:space="preserve">pitch in</w:t>
        <w:br w:type="textWrapping"/>
        <w:t xml:space="preserve">fill in</w:t>
        <w:br w:type="textWrapping"/>
        <w:t xml:space="preserve">share the work</w:t>
        <w:br w:type="textWrapping"/>
        <w:t xml:space="preserve">share the load</w:t>
        <w:br w:type="textWrapping"/>
        <w:t xml:space="preserve">divide and conquer</w:t>
        <w:br w:type="textWrapping"/>
        <w:t xml:space="preserve">distribute tasks</w:t>
        <w:br w:type="textWrapping"/>
        <w:t xml:space="preserve">split the work</w:t>
        <w:br w:type="textWrapping"/>
        <w:t xml:space="preserve">check in</w:t>
        <w:br w:type="textWrapping"/>
        <w:t xml:space="preserve">check on them</w:t>
        <w:br w:type="textWrapping"/>
        <w:t xml:space="preserve">ask if they need help</w:t>
        <w:br w:type="textWrapping"/>
        <w:t xml:space="preserve">communicate</w:t>
        <w:br w:type="textWrapping"/>
        <w:t xml:space="preserve">talk it out</w:t>
        <w:br w:type="textWrapping"/>
        <w:t xml:space="preserve">encourage</w:t>
        <w:br w:type="textWrapping"/>
        <w:t xml:space="preserve">motivate</w:t>
        <w:br w:type="textWrapping"/>
        <w:t xml:space="preserve">lift up</w:t>
        <w:br w:type="textWrapping"/>
        <w:t xml:space="preserve">boost</w:t>
        <w:br w:type="textWrapping"/>
        <w:t xml:space="preserve">positive attitude</w:t>
        <w:br w:type="textWrapping"/>
        <w:t xml:space="preserve">keep morale up</w:t>
        <w:br w:type="textWrapping"/>
        <w:t xml:space="preserve">help meet goals</w:t>
        <w:br w:type="textWrapping"/>
        <w:t xml:space="preserve">help meet deadlines</w:t>
        <w:br w:type="textWrapping"/>
        <w:t xml:space="preserve">support each other</w:t>
        <w:br w:type="textWrapping"/>
        <w:t xml:space="preserve">supportive</w:t>
        <w:br w:type="textWrapping"/>
        <w:t xml:space="preserve">respect others</w:t>
        <w:br w:type="textWrapping"/>
        <w:t xml:space="preserve">respect teammates</w:t>
        <w:br w:type="textWrapping"/>
        <w:t xml:space="preserve">listen</w:t>
        <w:br w:type="textWrapping"/>
        <w:t xml:space="preserve">listening</w:t>
        <w:br w:type="textWrapping"/>
        <w:t xml:space="preserve">trust</w:t>
        <w:br w:type="textWrapping"/>
        <w:t xml:space="preserve">trust each other</w:t>
        <w:br w:type="textWrapping"/>
        <w:t xml:space="preserve">reliable</w:t>
        <w:br w:type="textWrapping"/>
        <w:t xml:space="preserve">dependable</w:t>
        <w:br w:type="textWrapping"/>
        <w:t xml:space="preserve">flexible</w:t>
        <w:br w:type="textWrapping"/>
        <w:t xml:space="preserve">adapt</w:t>
        <w:br w:type="textWrapping"/>
        <w:t xml:space="preserve">be flexible</w:t>
        <w:br w:type="textWrapping"/>
        <w:t xml:space="preserve">adjust role</w:t>
        <w:br w:type="textWrapping"/>
        <w:t xml:space="preserve">fill in gaps</w:t>
        <w:br w:type="textWrapping"/>
        <w:t xml:space="preserve">take initiative</w:t>
        <w:br w:type="textWrapping"/>
        <w:t xml:space="preserve">proactive</w:t>
        <w:br w:type="textWrapping"/>
        <w:t xml:space="preserve">problem solve</w:t>
        <w:br w:type="textWrapping"/>
        <w:t xml:space="preserve">solution oriented</w:t>
        <w:br w:type="textWrapping"/>
        <w:t xml:space="preserve">cover shifts</w:t>
        <w:br w:type="textWrapping"/>
        <w:t xml:space="preserve">cross-train</w:t>
        <w:br w:type="textWrapping"/>
        <w:t xml:space="preserve">shared success</w:t>
        <w:br w:type="textWrapping"/>
        <w:t xml:space="preserve">we all win together</w:t>
        <w:br w:type="textWrapping"/>
        <w:t xml:space="preserve">we all move together</w:t>
        <w:br w:type="textWrapping"/>
        <w:t xml:space="preserve">team spirit</w:t>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Additional Notes:</w:t>
      </w:r>
      <w:r w:rsidDel="00000000" w:rsidR="00000000" w:rsidRPr="00000000">
        <w:rPr>
          <w:rtl w:val="0"/>
        </w:rPr>
        <w:t xml:space="preserve"> Prioritize understanding of help-related phrasing. If someone says, “I help if I can,” context should be used.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English Language/Dialect Considerations- </w:t>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be able to recognize the context and variations of all major American English dialects- AAVE, Cajun English, Appalachian English etc. </w:t>
      </w:r>
    </w:p>
    <w:p w:rsidR="00000000" w:rsidDel="00000000" w:rsidP="00000000" w:rsidRDefault="00000000" w:rsidRPr="00000000" w14:paraId="000000A0">
      <w:pPr>
        <w:numPr>
          <w:ilvl w:val="1"/>
          <w:numId w:val="17"/>
        </w:numPr>
        <w:ind w:left="1440" w:hanging="360"/>
        <w:rPr/>
      </w:pPr>
      <w:r w:rsidDel="00000000" w:rsidR="00000000" w:rsidRPr="00000000">
        <w:rPr>
          <w:rtl w:val="0"/>
        </w:rPr>
        <w:t xml:space="preserve">It must interpret double negatives (ex: “never don’t help” = positive)</w:t>
      </w:r>
    </w:p>
    <w:p w:rsidR="00000000" w:rsidDel="00000000" w:rsidP="00000000" w:rsidRDefault="00000000" w:rsidRPr="00000000" w14:paraId="000000A1">
      <w:pPr>
        <w:numPr>
          <w:ilvl w:val="1"/>
          <w:numId w:val="17"/>
        </w:numPr>
        <w:ind w:left="1440" w:hanging="360"/>
        <w:rPr/>
      </w:pPr>
      <w:r w:rsidDel="00000000" w:rsidR="00000000" w:rsidRPr="00000000">
        <w:rPr>
          <w:rtl w:val="0"/>
        </w:rPr>
        <w:t xml:space="preserve">It must avoid penalizing non-standard phrasing, accents, or grammar</w:t>
      </w:r>
    </w:p>
    <w:p w:rsidR="00000000" w:rsidDel="00000000" w:rsidP="00000000" w:rsidRDefault="00000000" w:rsidRPr="00000000" w14:paraId="000000A2">
      <w:pPr>
        <w:numPr>
          <w:ilvl w:val="1"/>
          <w:numId w:val="17"/>
        </w:numPr>
        <w:ind w:left="1440" w:hanging="360"/>
        <w:rPr/>
      </w:pPr>
      <w:r w:rsidDel="00000000" w:rsidR="00000000" w:rsidRPr="00000000">
        <w:rPr>
          <w:rtl w:val="0"/>
        </w:rPr>
        <w:t xml:space="preserve">Accept diverse phrasing styles</w:t>
      </w:r>
    </w:p>
    <w:p w:rsidR="00000000" w:rsidDel="00000000" w:rsidP="00000000" w:rsidRDefault="00000000" w:rsidRPr="00000000" w14:paraId="000000A3">
      <w:pPr>
        <w:numPr>
          <w:ilvl w:val="1"/>
          <w:numId w:val="17"/>
        </w:numPr>
        <w:ind w:left="1440" w:hanging="360"/>
        <w:rPr/>
      </w:pPr>
      <w:r w:rsidDel="00000000" w:rsidR="00000000" w:rsidRPr="00000000">
        <w:rPr>
          <w:rtl w:val="0"/>
        </w:rPr>
        <w:t xml:space="preserve">Tool should be familiar with slang terms and not negatively score its usage </w:t>
      </w:r>
    </w:p>
    <w:p w:rsidR="00000000" w:rsidDel="00000000" w:rsidP="00000000" w:rsidRDefault="00000000" w:rsidRPr="00000000" w14:paraId="000000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Commonly misused phrases that make sense with context, linguistic eggcorns should be recognized or at least not penalize candidates (Ex: “could care less”)</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model does not equate “standard business English” with professionalism or job readiness</w:t>
      </w:r>
    </w:p>
    <w:p w:rsidR="00000000" w:rsidDel="00000000" w:rsidP="00000000" w:rsidRDefault="00000000" w:rsidRPr="00000000" w14:paraId="000000A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tool must </w:t>
      </w:r>
      <w:sdt>
        <w:sdtPr>
          <w:id w:val="-1004113500"/>
          <w:tag w:val="goog_rdk_360"/>
        </w:sdtPr>
        <w:sdtContent>
          <w:commentRangeStart w:id="2"/>
        </w:sdtContent>
      </w:sdt>
      <w:sdt>
        <w:sdtPr>
          <w:id w:val="646257970"/>
          <w:tag w:val="goog_rdk_361"/>
        </w:sdtPr>
        <w:sdtContent>
          <w:commentRangeStart w:id="3"/>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w:t>
      </w:r>
      <w:commentRangeEnd w:id="2"/>
      <w:r w:rsidDel="00000000" w:rsidR="00000000" w:rsidRPr="00000000">
        <w:commentReference w:id="2"/>
      </w:r>
      <w:commentRangeEnd w:id="3"/>
      <w:r w:rsidDel="00000000" w:rsidR="00000000" w:rsidRPr="00000000">
        <w:commentReference w:id="3"/>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evaluate candidates based on subjective factors like professionalism, intelligence, or communication style. </w:t>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NLP logic to capture modifier + verb pairings, such as "never + late", "don’t + help", and detect when negation flips the intended meaning.</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Evaluation-</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 either pass or review</w:t>
      </w:r>
    </w:p>
    <w:p w:rsidR="00000000" w:rsidDel="00000000" w:rsidP="00000000" w:rsidRDefault="00000000" w:rsidRPr="00000000" w14:paraId="000000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Assess the response based on any combination of keyword indicators being present (showing an understanding and appropriate response to the question) along with verb + adjective pairings to indicate whether they are answering positively or negatively. </w:t>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need a short reasoning response for why a candidate was moved to review or pass</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Highlight timestamp or location in transcript that triggered the review or any concern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End Result- </w:t>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call transcript, audio and summary to populate in Avature under candidate profile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Learning Loop- </w:t>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Ability for Unifi recruiter to give feedback when human recruiter disagrees with AI decision to learn</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Track which flagged phrases are most often false positives/negatives and retrain.</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Monthly keyword list expansion based on real candidate phrasing.</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library of synonyms/slang to cover natural speech.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Quality Control and Audit- </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have quality control checks and audits conducted regularly by Nurix team </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Quarterly audit of keyword weights (safety &gt; reliability &gt; teamwork if client prioritizes safety).</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alerts if candidate responses show bias-flagged terms (e.g., misunderstood dialect).</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review against EEO/OFCCP standards, AI cannot evaluate on tone, accent, or “professionalism.”</w:t>
      </w:r>
    </w:p>
    <w:sdt>
      <w:sdtPr>
        <w:id w:val="-486449291"/>
        <w:tag w:val="goog_rdk_366"/>
      </w:sdtPr>
      <w:sdtContent>
        <w:p w:rsidR="00000000" w:rsidDel="00000000" w:rsidP="00000000" w:rsidRDefault="00000000" w:rsidRPr="00000000" w14:paraId="000000BD">
          <w:pPr>
            <w:rPr>
              <w:ins w:author="Tom R Russo Jr" w:id="122" w:date="2025-08-28T19:18:00Z"/>
              <w:del w:author="Jennifer Steen" w:id="123" w:date="2025-09-08T11:31:00Z"/>
              <w:b w:val="1"/>
            </w:rPr>
          </w:pPr>
          <w:sdt>
            <w:sdtPr>
              <w:id w:val="166571045"/>
              <w:tag w:val="goog_rdk_364"/>
            </w:sdtPr>
            <w:sdtContent>
              <w:ins w:author="Tom R Russo Jr" w:id="122" w:date="2025-08-28T19:18:00Z">
                <w:sdt>
                  <w:sdtPr>
                    <w:id w:val="-1026114980"/>
                    <w:tag w:val="goog_rdk_365"/>
                  </w:sdtPr>
                  <w:sdtContent>
                    <w:del w:author="Jennifer Steen" w:id="123" w:date="2025-09-08T11:31:00Z">
                      <w:r w:rsidDel="00000000" w:rsidR="00000000" w:rsidRPr="00000000">
                        <w:rPr>
                          <w:rtl w:val="0"/>
                        </w:rPr>
                      </w:r>
                    </w:del>
                  </w:sdtContent>
                </w:sdt>
              </w:ins>
            </w:sdtContent>
          </w:sdt>
        </w:p>
      </w:sdtContent>
    </w:sdt>
    <w:sdt>
      <w:sdtPr>
        <w:id w:val="1517441678"/>
        <w:tag w:val="goog_rdk_369"/>
      </w:sdtPr>
      <w:sdtContent>
        <w:p w:rsidR="00000000" w:rsidDel="00000000" w:rsidP="00000000" w:rsidRDefault="00000000" w:rsidRPr="00000000" w14:paraId="000000BE">
          <w:pPr>
            <w:rPr>
              <w:ins w:author="Tom R Russo Jr" w:id="122" w:date="2025-08-28T19:18:00Z"/>
              <w:del w:author="Jennifer Steen" w:id="123" w:date="2025-09-08T11:31:00Z"/>
              <w:b w:val="1"/>
            </w:rPr>
          </w:pPr>
          <w:sdt>
            <w:sdtPr>
              <w:id w:val="1012225364"/>
              <w:tag w:val="goog_rdk_367"/>
            </w:sdtPr>
            <w:sdtContent>
              <w:ins w:author="Tom R Russo Jr" w:id="122" w:date="2025-08-28T19:18:00Z">
                <w:sdt>
                  <w:sdtPr>
                    <w:id w:val="548795775"/>
                    <w:tag w:val="goog_rdk_368"/>
                  </w:sdtPr>
                  <w:sdtContent>
                    <w:del w:author="Jennifer Steen" w:id="123" w:date="2025-09-08T11:31:00Z">
                      <w:r w:rsidDel="00000000" w:rsidR="00000000" w:rsidRPr="00000000">
                        <w:rPr>
                          <w:rtl w:val="0"/>
                        </w:rPr>
                      </w:r>
                    </w:del>
                  </w:sdtContent>
                </w:sdt>
              </w:ins>
            </w:sdtContent>
          </w:sdt>
        </w:p>
      </w:sdtContent>
    </w:sdt>
    <w:sdt>
      <w:sdtPr>
        <w:id w:val="1497411917"/>
        <w:tag w:val="goog_rdk_372"/>
      </w:sdtPr>
      <w:sdtContent>
        <w:p w:rsidR="00000000" w:rsidDel="00000000" w:rsidP="00000000" w:rsidRDefault="00000000" w:rsidRPr="00000000" w14:paraId="000000BF">
          <w:pPr>
            <w:rPr>
              <w:ins w:author="Tom R Russo Jr" w:id="122" w:date="2025-08-28T19:18:00Z"/>
              <w:del w:author="Jennifer Steen" w:id="123" w:date="2025-09-08T11:31:00Z"/>
              <w:b w:val="1"/>
            </w:rPr>
          </w:pPr>
          <w:sdt>
            <w:sdtPr>
              <w:id w:val="2032154014"/>
              <w:tag w:val="goog_rdk_370"/>
            </w:sdtPr>
            <w:sdtContent>
              <w:ins w:author="Tom R Russo Jr" w:id="122" w:date="2025-08-28T19:18:00Z">
                <w:sdt>
                  <w:sdtPr>
                    <w:id w:val="980380129"/>
                    <w:tag w:val="goog_rdk_371"/>
                  </w:sdtPr>
                  <w:sdtContent>
                    <w:del w:author="Jennifer Steen" w:id="123" w:date="2025-09-08T11:31:00Z">
                      <w:r w:rsidDel="00000000" w:rsidR="00000000" w:rsidRPr="00000000">
                        <w:rPr>
                          <w:rtl w:val="0"/>
                        </w:rPr>
                      </w:r>
                    </w:del>
                  </w:sdtContent>
                </w:sdt>
              </w:ins>
            </w:sdtContent>
          </w:sdt>
        </w:p>
      </w:sdtContent>
    </w:sdt>
    <w:sdt>
      <w:sdtPr>
        <w:id w:val="-1871251289"/>
        <w:tag w:val="goog_rdk_376"/>
      </w:sdtPr>
      <w:sdtContent>
        <w:p w:rsidR="00000000" w:rsidDel="00000000" w:rsidP="00000000" w:rsidRDefault="00000000" w:rsidRPr="00000000" w14:paraId="000000C0">
          <w:pPr>
            <w:rPr>
              <w:rFonts w:ascii="system-ui" w:cs="system-ui" w:eastAsia="system-ui" w:hAnsi="system-ui"/>
              <w:rPrChange w:author="Jennifer Steen" w:id="124" w:date="2025-09-08T11:31:00Z">
                <w:rPr/>
              </w:rPrChange>
            </w:rPr>
          </w:pPr>
          <w:sdt>
            <w:sdtPr>
              <w:id w:val="1146939646"/>
              <w:tag w:val="goog_rdk_374"/>
            </w:sdtPr>
            <w:sdtContent>
              <w:del w:author="Jennifer Steen" w:id="123" w:date="2025-09-08T11:31:00Z">
                <w:r w:rsidDel="00000000" w:rsidR="00000000" w:rsidRPr="00000000">
                  <w:br w:type="page"/>
                </w:r>
              </w:del>
            </w:sdtContent>
          </w:sdt>
          <w:sdt>
            <w:sdtPr>
              <w:id w:val="27596985"/>
              <w:tag w:val="goog_rdk_375"/>
            </w:sdtPr>
            <w:sdtContent>
              <w:r w:rsidDel="00000000" w:rsidR="00000000" w:rsidRPr="00000000">
                <w:rPr>
                  <w:rtl w:val="0"/>
                </w:rPr>
              </w:r>
            </w:sdtContent>
          </w:sdt>
        </w:p>
      </w:sdtContent>
    </w:sdt>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kshay Loomba" w:id="2" w:date="2025-08-28T09:13:0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ranking candidates here.</w:t>
      </w:r>
    </w:p>
  </w:comment>
  <w:comment w:author="Jennifer Steen" w:id="3" w:date="2025-08-28T12:35: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adjusted to say evaluate, since it is evaluating the responses and that is what was meant.</w:t>
      </w:r>
    </w:p>
  </w:comment>
  <w:comment w:author="Akshay Loomba" w:id="0" w:date="2025-08-28T09:08: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avoid "scoring" and state that Nurix will share results of "pass/review" basis the answers provided. Highlight the answer in the transcript that needs a review.</w:t>
      </w:r>
    </w:p>
  </w:comment>
  <w:comment w:author="Akshay Loomba" w:id="1" w:date="2025-08-28T09:11:00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3 questions we ask also serve as a notice to the candidate that these 3 things matter to us and we are asking it for a purpose. Proposing changes to make it more direct.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2" w15:paraIdParent="000000C1" w15:done="0"/>
  <w15:commentEx w15:paraId="000000C3" w15:done="0"/>
  <w15:commentEx w15:paraId="000000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system-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73A4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73A4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73A4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73A4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73A4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73A4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73A4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73A4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73A4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73A4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73A4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73A4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73A4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73A4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73A4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73A45"/>
    <w:rPr>
      <w:i w:val="1"/>
      <w:iCs w:val="1"/>
      <w:color w:val="404040" w:themeColor="text1" w:themeTint="0000BF"/>
    </w:rPr>
  </w:style>
  <w:style w:type="paragraph" w:styleId="ListParagraph">
    <w:name w:val="List Paragraph"/>
    <w:basedOn w:val="Normal"/>
    <w:uiPriority w:val="34"/>
    <w:qFormat w:val="1"/>
    <w:rsid w:val="00173A45"/>
    <w:pPr>
      <w:ind w:left="720"/>
      <w:contextualSpacing w:val="1"/>
    </w:pPr>
  </w:style>
  <w:style w:type="character" w:styleId="IntenseEmphasis">
    <w:name w:val="Intense Emphasis"/>
    <w:basedOn w:val="DefaultParagraphFont"/>
    <w:uiPriority w:val="21"/>
    <w:qFormat w:val="1"/>
    <w:rsid w:val="00173A45"/>
    <w:rPr>
      <w:i w:val="1"/>
      <w:iCs w:val="1"/>
      <w:color w:val="2f5496" w:themeColor="accent1" w:themeShade="0000BF"/>
    </w:rPr>
  </w:style>
  <w:style w:type="paragraph" w:styleId="IntenseQuote">
    <w:name w:val="Intense Quote"/>
    <w:basedOn w:val="Normal"/>
    <w:next w:val="Normal"/>
    <w:link w:val="IntenseQuoteChar"/>
    <w:uiPriority w:val="30"/>
    <w:qFormat w:val="1"/>
    <w:rsid w:val="00173A4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73A45"/>
    <w:rPr>
      <w:i w:val="1"/>
      <w:iCs w:val="1"/>
      <w:color w:val="2f5496" w:themeColor="accent1" w:themeShade="0000BF"/>
    </w:rPr>
  </w:style>
  <w:style w:type="character" w:styleId="IntenseReference">
    <w:name w:val="Intense Reference"/>
    <w:basedOn w:val="DefaultParagraphFont"/>
    <w:uiPriority w:val="32"/>
    <w:qFormat w:val="1"/>
    <w:rsid w:val="00173A45"/>
    <w:rPr>
      <w:b w:val="1"/>
      <w:bCs w:val="1"/>
      <w:smallCaps w:val="1"/>
      <w:color w:val="2f5496" w:themeColor="accent1" w:themeShade="0000BF"/>
      <w:spacing w:val="5"/>
    </w:rPr>
  </w:style>
  <w:style w:type="paragraph" w:styleId="NormalWeb">
    <w:name w:val="Normal (Web)"/>
    <w:basedOn w:val="Normal"/>
    <w:uiPriority w:val="99"/>
    <w:unhideWhenUsed w:val="1"/>
    <w:rsid w:val="002A36EE"/>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r-only" w:customStyle="1">
    <w:name w:val="sr-only"/>
    <w:basedOn w:val="DefaultParagraphFont"/>
    <w:rsid w:val="002A36EE"/>
  </w:style>
  <w:style w:type="character" w:styleId="Strong">
    <w:name w:val="Strong"/>
    <w:basedOn w:val="DefaultParagraphFont"/>
    <w:uiPriority w:val="22"/>
    <w:qFormat w:val="1"/>
    <w:rsid w:val="008D544C"/>
    <w:rPr>
      <w:b w:val="1"/>
      <w:bCs w:val="1"/>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Revision">
    <w:name w:val="Revision"/>
    <w:hidden w:val="1"/>
    <w:uiPriority w:val="99"/>
    <w:semiHidden w:val="1"/>
    <w:rsid w:val="00267258"/>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Prx6uXFTVUdtvjmUfMyE3yDjQ==">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80MTWIAQGaAQYIABAAGACwAQC4AQEY2a7doJUzINmu3aCVMzAAQjdzdWdnZXN0SWRJbXBvcnQxZDVkNDQyMy03YTc2LTRjNjQtODIzMi0wYmU2OWY3Y2JmOWJfNDE1ItoDCgtBQUFCclBCVEVCSRKCAwoLQUFBQnJQQlRFQkkSC0FBQUJyUEJURUJJGg0KCXRleHQvaHRtbBIAIg4KCnRleHQvcGxhaW4SACpHCg5Ub20gUiBSdXNzbyBKcho1Ly9zc2wuZ3N0YXRpYy5jb20vZG9jcy9jb21tb24vYmx1ZV9zaWxob3VldHRlOTYtMC5wbmcw/JnPoJUzOPy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g2iAEBmgEGCAAQABgAsAEAuAEBGPyZz6CVMyD8mc+glTMwAEI2c3VnZ2VzdElkSW1wb3J0MWQ1ZDQ0MjMtN2E3Ni00YzY0LTgyMzItMGJlNjlmN2NiZjliXzg2ItwDCgtBQUFCclBCVEQ4QRKDAwoLQUFBQnJQQlREOEESC0FBQUJyUEJURDhBGg0KCXRleHQvaHRtbBIAIg4KCnRleHQvcGxhaW4SACpHCg5Ub20gUiBSdXNzbyBKcho1Ly9zc2wuZ3N0YXRpYy5jb20vZG9jcy9jb21tb24vYmx1ZV9zaWxob3VldHRlOTYtMC5wbmcw4K7doJUzOOC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zMogBAZoBBggAEAAYALABALgBARjgrt2glTMg4K7doJUzMABCN3N1Z2dlc3RJZEltcG9ydDFkNWQ0NDIzLTdhNzYtNGM2NC04MjMyLTBiZTY5ZjdjYmY5Yl80MzIi3AMKC0FBQUJyUEJURUFrEoMDCgtBQUFCclBCVEVBaxILQUFBQnJQQlRFQWsaDQoJdGV4dC9odG1sEgAiDgoKdGV4dC9wbGFpbhIAKkcKDlRvbSBSIFJ1c3NvIEpyGjUvL3NzbC5nc3RhdGljLmNvbS9kb2NzL2NvbW1vbi9ibHVlX3NpbGhvdWV0dGU5Ni0wLnBuZzDnrt2glTM4567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NDGIAQGaAQYIABAAGACwAQC4AQEYj5rPoJUzII+az6CVMzAAQjdzdWdnZXN0SWRJbXBvcnQxZDVkNDQyMy03YTc2LTRjNjQtODIzMi0wYmU2OWY3Y2JmOWJfMTQxItwDCgtBQUFCclBCVEQ4OBKDAwoLQUFBQnJQQlREODgSC0FBQUJyUEJURDg4Gg0KCXRleHQvaHRtbBIAIg4KCnRleHQvcGxhaW4SACpHCg5Ub20gUiBSdXNzbyBKcho1Ly9zc2wuZ3N0YXRpYy5jb20vZG9jcy9jb21tb24vYmx1ZV9zaWxob3VldHRlOTYtMC5wbmcw3q7doJUzON6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wNogBAZoBBggAEAAYALABALgBARinms+glTMgp5rPoJUzMABCN3N1Z2dlc3RJZEltcG9ydDFkNWQ0NDIzLTdhNzYtNGM2NC04MjMyLTBiZTY5ZjdjYmY5Yl8yMDYi3AMKC0FBQUJyUEJURUFVEoMDCgtBQUFCclBCVEVBVRILQUFBQnJQQlRFQVUaDQoJdGV4dC9odG1sEgAiDgoKdGV4dC9wbGFpbhIAKkcKDlRvbSBSIFJ1c3NvIEpyGjUvL3NzbC5nc3RhdGljLmNvbS9kb2NzL2NvbW1vbi9ibHVlX3NpbGhvdWV0dGU5Ni0wLnBuZzClms+glTM4pZ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MzaIAQGaAQYIABAAGACwAQC4AQEYjprPoJUzII6az6CVMzAAQjdzdWdnZXN0SWRJbXBvcnQxZDVkNDQyMy03YTc2LTRjNjQtODIzMi0wYmU2OWY3Y2JmOWJfMTM2ItwDCgtBQUFCclBCVEVBTRKDAwoLQUFBQnJQQlRFQU0SC0FBQUJyUEJURUFNGg0KCXRleHQvaHRtbBIAIg4KCnRleHQvcGxhaW4SACpHCg5Ub20gUiBSdXNzbyBKcho1Ly9zc2wuZ3N0YXRpYy5jb20vZG9jcy9jb21tb24vYmx1ZV9zaWxob3VldHRlOTYtMC5wbmcwkq7YoJUzOJK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MyNIgBAZoBBggAEAAYALABALgBARiSrtiglTMgkq7YoJUzMABCN3N1Z2dlc3RJZEltcG9ydDFkNWQ0NDIzLTdhNzYtNGM2NC04MjMyLTBiZTY5ZjdjYmY5Yl8zMjQi3AMKC0FBQUJyUEJURUIwEoMDCgtBQUFCclBCVEVCMBILQUFBQnJQQlRFQjAaDQoJdGV4dC9odG1sEgAiDgoKdGV4dC9wbGFpbhIAKkcKDlRvbSBSIFJ1c3NvIEpyGjUvL3NzbC5nc3RhdGljLmNvbS9kb2NzL2NvbW1vbi9ibHVlX3NpbGhvdWV0dGU5Ni0wLnBuZzCYr92glTM4mK/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TgziAEBmgEGCAAQABgAsAEAuAEBGJiv3aCVMyCYr92glTMwAEI3c3VnZ2VzdElkSW1wb3J0MWQ1ZDQ0MjMtN2E3Ni00YzY0LTgyMzItMGJlNjlmN2NiZjliXzU4MyLcAwoLQUFBQnJQQlREX28SgwMKC0FBQUJyUEJURF9vEgtBQUFCclBCVERfbxoNCgl0ZXh0L2h0bWwSACIOCgp0ZXh0L3BsYWluEgAqRwoOVG9tIFIgUnVzc28gSnIaNS8vc3NsLmdzdGF0aWMuY29tL2RvY3MvY29tbW9uL2JsdWVfc2lsaG91ZXR0ZTk2LTAucG5nMOWu3aCVMzjlrt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80NDeIAQGaAQYIABAAGACwAQC4AQEY5a7doJUzIOWu3aCVMzAAQjdzdWdnZXN0SWRJbXBvcnQxZDVkNDQyMy03YTc2LTRjNjQtODIzMi0wYmU2OWY3Y2JmOWJfNDQ3ItwDCgtBQUFCclBCVEVBURKDAwoLQUFBQnJQQlRFQVESC0FBQUJyUEJURUFRGg0KCXRleHQvaHRtbBIAIg4KCnRleHQvcGxhaW4SACpHCg5Ub20gUiBSdXNzbyBKcho1Ly9zc2wuZ3N0YXRpYy5jb20vZG9jcy9jb21tb24vYmx1ZV9zaWxob3VldHRlOTYtMC5wbmcw4q7doJUzOOK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zN4gBAZoBBggAEAAYALABALgBARjirt2glTMg4q7doJUzMABCN3N1Z2dlc3RJZEltcG9ydDFkNWQ0NDIzLTdhNzYtNGM2NC04MjMyLTBiZTY5ZjdjYmY5Yl80Mzci3AMKC0FBQUJyUEJURUI0EoMDCgtBQUFCclBCVEVCNBILQUFBQnJQQlRFQjQaDQoJdGV4dC9odG1sEgAiDgoKdGV4dC9wbGFpbhIAKkcKDlRvbSBSIFJ1c3NvIEpyGjUvL3NzbC5nc3RhdGljLmNvbS9kb2NzL2NvbW1vbi9ibHVlX3NpbGhvdWV0dGU5Ni0wLnBuZzDlrdiglTM45a3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E1MYgBAZoBBggAEAAYALABALgBARiTms+glTMgk5rPoJUzMABCN3N1Z2dlc3RJZEltcG9ydDFkNWQ0NDIzLTdhNzYtNGM2NC04MjMyLTBiZTY5ZjdjYmY5Yl8xNTEi3AMKC0FBQUJyUEJURF9nEoMDCgtBQUFCclBCVERfZxILQUFBQnJQQlREX2caDQoJdGV4dC9odG1sEgAiDgoKdGV4dC9wbGFpbhIAKkcKDlRvbSBSIFJ1c3NvIEpyGjUvL3NzbC5nc3RhdGljLmNvbS9kb2NzL2NvbW1vbi9ibHVlX3NpbGhvdWV0dGU5Ni0wLnBuZzDurdiglTM47q3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U3iAEBmgEGCAAQABgAsAEAuAEBGO6t2KCVMyDurdiglTMwAEI3c3VnZ2VzdElkSW1wb3J0MWQ1ZDQ0MjMtN2E3Ni00YzY0LTgyMzItMGJlNjlmN2NiZjliXzI1NyLcAwoLQUFBQnJQQlRFQUkSgwMKC0FBQUJyUEJURUFJEgtBQUFCclBCVEVBSRoNCgl0ZXh0L2h0bWwSACIOCgp0ZXh0L3BsYWluEgAqRwoOVG9tIFIgUnVzc28gSnIaNS8vc3NsLmdzdGF0aWMuY29tL2RvY3MvY29tbW9uL2JsdWVfc2lsaG91ZXR0ZTk2LTAucG5nMKOu2KCVMzij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NjmIAQGaAQYIABAAGACwAQC4AQEYo67YoJUzIKOu2KCVMzAAQjdzdWdnZXN0SWRJbXBvcnQxZDVkNDQyMy03YTc2LTRjNjQtODIzMi0wYmU2OWY3Y2JmOWJfMzY5ItwDCgtBQUFCclBCVEQtdxKDAwoLQUFBQnJQQlRELXcSC0FBQUJyUEJURC13Gg0KCXRleHQvaHRtbBIAIg4KCnRleHQvcGxhaW4SACpHCg5Ub20gUiBSdXNzbyBKcho1Ly9zc2wuZ3N0YXRpYy5jb20vZG9jcy9jb21tb24vYmx1ZV9zaWxob3VldHRlOTYtMC5wbmcwra7YoJUzOK2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M5OYgBAZoBBggAEAAYALABALgBARitrtiglTMgra7YoJUzMABCN3N1Z2dlc3RJZEltcG9ydDFkNWQ0NDIzLTdhNzYtNGM2NC04MjMyLTBiZTY5ZjdjYmY5Yl8zOTki3AMKC0FBQUJyUEJURF9rEoMDCgtBQUFCclBCVERfaxILQUFBQnJQQlREX2saDQoJdGV4dC9odG1sEgAiDgoKdGV4dC9wbGFpbhIAKkcKDlRvbSBSIFJ1c3NvIEpyGjUvL3NzbC5nc3RhdGljLmNvbS9kb2NzL2NvbW1vbi9ibHVlX3NpbGhvdWV0dGU5Ni0wLnBuZzCEms+glTM4hJ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TExiAEBmgEGCAAQABgAsAEAuAEBGISaz6CVMyCEms+glTMwAEI3c3VnZ2VzdElkSW1wb3J0MWQ1ZDQ0MjMtN2E3Ni00YzY0LTgyMzItMGJlNjlmN2NiZjliXzExMSLcAwoLQUFBQnJQQlRENzQSgwMKC0FBQUJyUEJURDc0EgtBQUFCclBCVEQ3NBoNCgl0ZXh0L2h0bWwSACIOCgp0ZXh0L3BsYWluEgAqRwoOVG9tIFIgUnVzc28gSnIaNS8vc3NsLmdzdGF0aWMuY29tL2RvY3MvY29tbW9uL2JsdWVfc2lsaG91ZXR0ZTk2LTAucG5nMJGaz6CVMziR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NDaIAQGaAQYIABAAGACwAQC4AQEYkZrPoJUzIJGaz6CVMzAAQjdzdWdnZXN0SWRJbXBvcnQxZDVkNDQyMy03YTc2LTRjNjQtODIzMi0wYmU2OWY3Y2JmOWJfMTQ2ItoDCgtBQUFCclBCVEQtaxKCAwoLQUFBQnJQQlRELWsSC0FBQUJyUEJURC1rGg0KCXRleHQvaHRtbBIAIg4KCnRleHQvcGxhaW4SACpHCg5Ub20gUiBSdXNzbyBKcho1Ly9zc2wuZ3N0YXRpYy5jb20vZG9jcy9jb21tb24vYmx1ZV9zaWxob3VldHRlOTYtMC5wbmcw1pnPoJUzONa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IziAEBmgEGCAAQABgAsAEAuAEBGNaZz6CVMyDWmc+glTMwAEI2c3VnZ2VzdElkSW1wb3J0MWQ1ZDQ0MjMtN2E3Ni00YzY0LTgyMzItMGJlNjlmN2NiZjliXzIzItoDCgtBQUFCclBCVEVBQRKCAwoLQUFBQnJQQlRFQUESC0FBQUJyUEJURUFBGg0KCXRleHQvaHRtbBIAIg4KCnRleHQvcGxhaW4SACpHCg5Ub20gUiBSdXNzbyBKcho1Ly9zc2wuZ3N0YXRpYy5jb20vZG9jcy9jb21tb24vYmx1ZV9zaWxob3VldHRlOTYtMC5wbmcw3ZnPoJUzON2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MziAEBmgEGCAAQABgAsAEAuAEBGN2Zz6CVMyDdmc+glTMwAEI2c3VnZ2VzdElkSW1wb3J0MWQ1ZDQ0MjMtN2E3Ni00YzY0LTgyMzItMGJlNjlmN2NiZjliXzMzItwDCgtBQUFCclBCVEQ3OBKDAwoLQUFBQnJQQlRENzgSC0FBQUJyUEJURDc4Gg0KCXRleHQvaHRtbBIAIg4KCnRleHQvcGxhaW4SACpHCg5Ub20gUiBSdXNzbyBKcho1Ly9zc2wuZ3N0YXRpYy5jb20vZG9jcy9jb21tb24vYmx1ZV9zaWxob3VldHRlOTYtMC5wbmcwla/doJUzOJW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3M4gBAZoBBggAEAAYALABALgBARiVr92glTMgla/doJUzMABCN3N1Z2dlc3RJZEltcG9ydDFkNWQ0NDIzLTdhNzYtNGM2NC04MjMyLTBiZTY5ZjdjYmY5Yl81NzMi3AMKC0FBQUJyUEJURC1vEoMDCgtBQUFCclBCVEQtbxILQUFBQnJQQlRELW8aDQoJdGV4dC9odG1sEgAiDgoKdGV4dC9wbGFpbhIAKkcKDlRvbSBSIFJ1c3NvIEpyGjUvL3NzbC5nc3RhdGljLmNvbS9kb2NzL2NvbW1vbi9ibHVlX3NpbGhvdWV0dGU5Ni0wLnBuZzCGr92glTM4hq/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k3iAEBmgEGCAAQABgAsAEAuAEBGPyu3aCVMyD8rt2glTMwAEI3c3VnZ2VzdElkSW1wb3J0MWQ1ZDQ0MjMtN2E3Ni00YzY0LTgyMzItMGJlNjlmN2NiZjliXzQ5NyLcAwoLQUFBQnJQQlRELWMSgwMKC0FBQUJyUEJURC1jEgtBQUFCclBCVEQtYxoNCgl0ZXh0L2h0bWwSACIOCgp0ZXh0L3BsYWluEgAqRwoOVG9tIFIgUnVzc28gSnIaNS8vc3NsLmdzdGF0aWMuY29tL2RvY3MvY29tbW9uL2JsdWVfc2lsaG91ZXR0ZTk2LTAucG5nMKCaz6CVMzig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ODaIAQGaAQYIABAAGACwAQC4AQEYoJrPoJUzIKCaz6CVMzAAQjdzdWdnZXN0SWRJbXBvcnQxZDVkNDQyMy03YTc2LTRjNjQtODIzMi0wYmU2OWY3Y2JmOWJfMTg2ItwDCgtBQUFCclBCVEVBOBKDAwoLQUFBQnJQQlRFQTgSC0FBQUJyUEJURUE4Gg0KCXRleHQvaHRtbBIAIg4KCnRleHQvcGxhaW4SACpHCg5Ub20gUiBSdXNzbyBKcho1Ly9zc2wuZ3N0YXRpYy5jb20vZG9jcy9jb21tb24vYmx1ZV9zaWxob3VldHRlOTYtMC5wbmcwl5rPoJUzOJeaz6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TA2iAEBmgEGCAAQABgAsAEAuAEBGIKaz6CVMyCCms+glTMwAEI3c3VnZ2VzdElkSW1wb3J0MWQ1ZDQ0MjMtN2E3Ni00YzY0LTgyMzItMGJlNjlmN2NiZjliXzEwNiLcAwoLQUFBQnJQQlRELWcSgwMKC0FBQUJyUEJURC1nEgtBQUFCclBCVEQtZxoNCgl0ZXh0L2h0bWwSACIOCgp0ZXh0L3BsYWluEgAqRwoOVG9tIFIgUnVzc28gSnIaNS8vc3NsLmdzdGF0aWMuY29tL2RvY3MvY29tbW9uL2JsdWVfc2lsaG91ZXR0ZTk2LTAucG5nMOCt2KCVMzjgrd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yMjeIAQGaAQYIABAAGACwAQC4AQEY4K3YoJUzIOCt2KCVMzAAQjdzdWdnZXN0SWRJbXBvcnQxZDVkNDQyMy03YTc2LTRjNjQtODIzMi0wYmU2OWY3Y2JmOWJfMjI3ItwDCgtBQUFCclBCVERfTRKDAwoLQUFBQnJQQlREX00SC0FBQUJyUEJURF9NGg0KCXRleHQvaHRtbBIAIg4KCnRleHQvcGxhaW4SACpHCg5Ub20gUiBSdXNzbyBKcho1Ly9zc2wuZ3N0YXRpYy5jb20vZG9jcy9jb21tb24vYmx1ZV9zaWxob3VldHRlOTYtMC5wbmcwja/doJUzOI2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MDSIAQGaAQYIABAAGACwAQC4AQEYha7YoJUzIIWu2KCVMzAAQjdzdWdnZXN0SWRJbXBvcnQxZDVkNDQyMy03YTc2LTRjNjQtODIzMi0wYmU2OWY3Y2JmOWJfMzA0ItwDCgtBQUFCclBCVEQtVRKDAwoLQUFBQnJQQlRELVUSC0FBQUJyUEJURC1VGg0KCXRleHQvaHRtbBIAIg4KCnRleHQvcGxhaW4SACpHCg5Ub20gUiBSdXNzbyBKcho1Ly9zc2wuZ3N0YXRpYy5jb20vZG9jcy9jb21tb24vYmx1ZV9zaWxob3VldHRlOTYtMC5wbmcw663YoJUzOOut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1MogBAZoBBggAEAAYALABALgBARjrrdiglTMg663YoJUzMABCN3N1Z2dlc3RJZEltcG9ydDFkNWQ0NDIzLTdhNzYtNGM2NC04MjMyLTBiZTY5ZjdjYmY5Yl8yNTIi3AMKC0FBQUJyUEJURF9JEoMDCgtBQUFCclBCVERfSRILQUFBQnJQQlREX0kaDQoJdGV4dC9odG1sEgAiDgoKdGV4dC9wbGFpbhIAKkcKDlRvbSBSIFJ1c3NvIEpyGjUvL3NzbC5nc3RhdGljLmNvbS9kb2NzL2NvbW1vbi9ibHVlX3NpbGhvdWV0dGU5Ni0wLnBuZzDbrt2glTM4267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MTSIAQGaAQYIABAAGACwAQC4AQEYjq7YoJUzII6u2KCVMzAAQjdzdWdnZXN0SWRJbXBvcnQxZDVkNDQyMy03YTc2LTRjNjQtODIzMi0wYmU2OWY3Y2JmOWJfMzE0ItwDCgtBQUFCclBCVERfNBKDAwoLQUFBQnJQQlREXzQSC0FBQUJyUEJURF80Gg0KCXRleHQvaHRtbBIAIg4KCnRleHQvcGxhaW4SACpHCg5Ub20gUiBSdXNzbyBKcho1Ly9zc2wuZ3N0YXRpYy5jb20vZG9jcy9jb21tb24vYmx1ZV9zaWxob3VldHRlOTYtMC5wbmcwjJrPoJUzOIyaz6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EzMYgBAZoBBggAEAAYALABALgBARiMms+glTMgjJrPoJUzMABCN3N1Z2dlc3RJZEltcG9ydDFkNWQ0NDIzLTdhNzYtNGM2NC04MjMyLTBiZTY5ZjdjYmY5Yl8xMzEi3AMKC0FBQUJyUEJURC1FEoMDCgtBQUFCclBCVEQtRRILQUFBQnJQQlRELUUaDQoJdGV4dC9odG1sEgAiDgoKdGV4dC9wbGFpbhIAKkcKDlRvbSBSIFJ1c3NvIEpyGjUvL3NzbC5nc3RhdGljLmNvbS9kb2NzL2NvbW1vbi9ibHVlX3NpbGhvdWV0dGU5Ni0wLnBuZzCTrtiglTM4k67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NzSIAQGaAQYIABAAGACwAQC4AQEYpa7YoJUzIKWu2KCVMzAAQjdzdWdnZXN0SWRJbXBvcnQxZDVkNDQyMy03YTc2LTRjNjQtODIzMi0wYmU2OWY3Y2JmOWJfMzc0ItwDCgtBQUFCclBCVERfMBKDAwoLQUFBQnJQQlREXzASC0FBQUJyUEJURF8wGg0KCXRleHQvaHRtbBIAIg4KCnRleHQvcGxhaW4SACpHCg5Ub20gUiBSdXNzbyBKcho1Ly9zc2wuZ3N0YXRpYy5jb20vZG9jcy9jb21tb24vYmx1ZV9zaWxob3VldHRlOTYtMC5wbmcw8K3YoJUzOPCt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2MogBAZoBBggAEAAYALABALgBARjwrdiglTMg8K3YoJUzMABCN3N1Z2dlc3RJZEltcG9ydDFkNWQ0NDIzLTdhNzYtNGM2NC04MjMyLTBiZTY5ZjdjYmY5Yl8yNjIi3AMKC0FBQUJyUEJURC1BEoMDCgtBQUFCclBCVEQtQRILQUFBQnJQQlRELUEaDQoJdGV4dC9odG1sEgAiDgoKdGV4dC9wbGFpbhIAKkcKDlRvbSBSIFJ1c3NvIEpyGjUvL3NzbC5nc3RhdGljLmNvbS9kb2NzL2NvbW1vbi9ibHVlX3NpbGhvdWV0dGU5Ni0wLnBuZzCqrtiglTM4qq7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zg5iAEBmgEGCAAQABgAsAEAuAEBGKqu2KCVMyCqrtiglTMwAEI3c3VnZ2VzdElkSW1wb3J0MWQ1ZDQ0MjMtN2E3Ni00YzY0LTgyMzItMGJlNjlmN2NiZjliXzM4OSLcAwoLQUFBQnJQQlRELTQSgwMKC0FBQUJyUEJURC00EgtBQUFCclBCVEQtNBoNCgl0ZXh0L2h0bWwSACIOCgp0ZXh0L3BsYWluEgAqRwoOVG9tIFIgUnVzc28gSnIaNS8vc3NsLmdzdGF0aWMuY29tL2RvY3MvY29tbW9uL2JsdWVfc2lsaG91ZXR0ZTk2LTAucG5nMIGaz6CVMziB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MDGIAQGaAQYIABAAGACwAQC4AQEYgZrPoJUzIIGaz6CVMzAAQjdzdWdnZXN0SWRJbXBvcnQxZDVkNDQyMy03YTc2LTRjNjQtODIzMi0wYmU2OWY3Y2JmOWJfMTAxItwDCgtBQUFCclBCVEQtOBKDAwoLQUFBQnJQQlRELTgSC0FBQUJyUEJURC04Gg0KCXRleHQvaHRtbBIAIg4KCnRleHQvcGxhaW4SACpHCg5Ub20gUiBSdXNzbyBKcho1Ly9zc2wuZ3N0YXRpYy5jb20vZG9jcy9jb21tb24vYmx1ZV9zaWxob3VldHRlOTYtMC5wbmcw6a7doJUzOOm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wOYgBAZoBBggAEAAYALABALgBARiAr92glTMggK/doJUzMABCN3N1Z2dlc3RJZEltcG9ydDFkNWQ0NDIzLTdhNzYtNGM2NC04MjMyLTBiZTY5ZjdjYmY5Yl81MDki3AMKC0FBQUJyUEJURDl3EoMDCgtBQUFCclBCVEQ5dxILQUFBQnJQQlREOXcaDQoJdGV4dC9odG1sEgAiDgoKdGV4dC9wbGFpbhIAKkcKDlRvbSBSIFJ1c3NvIEpyGjUvL3NzbC5nc3RhdGljLmNvbS9kb2NzL2NvbW1vbi9ibHVlX3NpbGhvdWV0dGU5Ni0wLnBuZzCLrtiglTM4i67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zA5iAEBmgEGCAAQABgAsAEAuAEBGIuu2KCVMyCLrtiglTMwAEI3c3VnZ2VzdElkSW1wb3J0MWQ1ZDQ0MjMtN2E3Ni00YzY0LTgyMzItMGJlNjlmN2NiZjliXzMwOSLcAwoLQUFBQnJQQlRFRGMSgwMKC0FBQUJyUEJURURjEgtBQUFCclBCVEVEYxoNCgl0ZXh0L2h0bWwSACIOCgp0ZXh0L3BsYWluEgAqRwoOVG9tIFIgUnVzc28gSnIaNS8vc3NsLmdzdGF0aWMuY29tL2RvY3MvY29tbW9uL2JsdWVfc2lsaG91ZXR0ZTk2LTAucG5nMIWaz6CVMziF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MTaIAQGaAQYIABAAGACwAQC4AQEYhZrPoJUzIIWaz6CVMzAAQjdzdWdnZXN0SWRJbXBvcnQxZDVkNDQyMy03YTc2LTRjNjQtODIzMi0wYmU2OWY3Y2JmOWJfMTE2ItoDCgtBQUFCclBCVEVEZxKCAwoLQUFBQnJQQlRFRGcSC0FBQUJyUEJURURnGg0KCXRleHQvaHRtbBIAIg4KCnRleHQvcGxhaW4SACpHCg5Ub20gUiBSdXNzbyBKcho1Ly9zc2wuZ3N0YXRpYy5jb20vZG9jcy9jb21tb24vYmx1ZV9zaWxob3VldHRlOTYtMC5wbmcw45nPoJUzOOO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Q2iAEBmgEGCAAQABgAsAEAuAEBGOOZz6CVMyDjmc+glTMwAEI2c3VnZ2VzdElkSW1wb3J0MWQ1ZDQ0MjMtN2E3Ni00YzY0LTgyMzItMGJlNjlmN2NiZjliXzQ2ItwDCgtBQUFCclBCVEVDdxKDAwoLQUFBQnJQQlRFQ3cSC0FBQUJyUEJURUN3Gg0KCXRleHQvaHRtbBIAIg4KCnRleHQvcGxhaW4SACpHCg5Ub20gUiBSdXNzbyBKcho1Ly9zc2wuZ3N0YXRpYy5jb20vZG9jcy9jb21tb24vYmx1ZV9zaWxob3VldHRlOTYtMC5wbmcwoZrPoJUzOKGaz6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TY2iAEBmgEGCAAQABgAsAEAuAEBGJiaz6CVMyCYms+glTMwAEI3c3VnZ2VzdElkSW1wb3J0MWQ1ZDQ0MjMtN2E3Ni00YzY0LTgyMzItMGJlNjlmN2NiZjliXzE2NiLcAwoLQUFBQnJQQlREOXMSgwMKC0FBQUJyUEJURDlzEgtBQUFCclBCVEQ5cxoNCgl0ZXh0L2h0bWwSACIOCgp0ZXh0L3BsYWluEgAqRwoOVG9tIFIgUnVzc28gSnIaNS8vc3NsLmdzdGF0aWMuY29tL2RvY3MvY29tbW9uL2JsdWVfc2lsaG91ZXR0ZTk2LTAucG5nMKOaz6CVMzij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2M4gBAZoBBggAEAAYALABALgBARiSr92glTMgkq/doJUzMABCN3N1Z2dlc3RJZEltcG9ydDFkNWQ0NDIzLTdhNzYtNGM2NC04MjMyLTBiZTY5ZjdjYmY5Yl81NjMi3AMKC0FBQUJyUEJURUNzEoMDCgtBQUFCclBCVEVDcxILQUFBQnJQQlRFQ3MaDQoJdGV4dC9odG1sEgAiDgoKdGV4dC9wbGFpbhIAKkcKDlRvbSBSIFJ1c3NvIEpyGjUvL3NzbC5nc3RhdGljLmNvbS9kb2NzL2NvbW1vbi9ibHVlX3NpbGhvdWV0dGU5Ni0wLnBuZzDyrdiglTM48q3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yMTeIAQGaAQYIABAAGACwAQC4AQEY263YoJUzINut2KCVMzAAQjdzdWdnZXN0SWRJbXBvcnQxZDVkNDQyMy03YTc2LTRjNjQtODIzMi0wYmU2OWY3Y2JmOWJfMjE3ItwDCgtBQUFCclBCVEVEQRKDAwoLQUFBQnJQQlRFREESC0FBQUJyUEJURURBGg0KCXRleHQvaHRtbBIAIg4KCnRleHQvcGxhaW4SACpHCg5Ub20gUiBSdXNzbyBKcho1Ly9zc2wuZ3N0YXRpYy5jb20vZG9jcy9jb21tb24vYmx1ZV9zaWxob3VldHRlOTYtMC5wbmcwl67YoJUzOJe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MzOYgBAZoBBggAEAAYALABALgBARiXrtiglTMgl67YoJUzMABCN3N1Z2dlc3RJZEltcG9ydDFkNWQ0NDIzLTdhNzYtNGM2NC04MjMyLTBiZTY5ZjdjYmY5Yl8zMzki3AMKC0FBQUJyUEJURDh3EoMDCgtBQUFCclBCVEQ4dxILQUFBQnJQQlREOHcaDQoJdGV4dC9odG1sEgAiDgoKdGV4dC9wbGFpbhIAKkcKDlRvbSBSIFJ1c3NvIEpyGjUvL3NzbC5nc3RhdGljLmNvbS9kb2NzL2NvbW1vbi9ibHVlX3NpbGhvdWV0dGU5Ni0wLnBuZzDzrt2glTM4867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gyiAEBmgEGCAAQABgAsAEAuAEBGPOu3aCVMyDzrt2glTMwAEI3c3VnZ2VzdElkSW1wb3J0MWQ1ZDQ0MjMtN2E3Ni00YzY0LTgyMzItMGJlNjlmN2NiZjliXzQ4MiLcAwoLQUFBQnJQQlREOVkSgwMKC0FBQUJyUEJURDlZEgtBQUFCclBCVEQ5WRoNCgl0ZXh0L2h0bWwSACIOCgp0ZXh0L3BsYWluEgAqRwoOVG9tIFIgUnVzc28gSnIaNS8vc3NsLmdzdGF0aWMuY29tL2RvY3MvY29tbW9uL2JsdWVfc2lsaG91ZXR0ZTk2LTAucG5nMJmv3aCVMziZr92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81ODiIAQGaAQYIABAAGACwAQC4AQEYma/doJUzIJmv3aCVMzAAQjdzdWdnZXN0SWRJbXBvcnQxZDVkNDQyMy03YTc2LTRjNjQtODIzMi0wYmU2OWY3Y2JmOWJfNTg4ItwDCgtBQUFCclBCVEVDYxKDAwoLQUFBQnJQQlRFQ2MSC0FBQUJyUEJURUNjGg0KCXRleHQvaHRtbBIAIg4KCnRleHQvcGxhaW4SACpHCg5Ub20gUiBSdXNzbyBKcho1Ly9zc2wuZ3N0YXRpYy5jb20vZG9jcy9jb21tb24vYmx1ZV9zaWxob3VldHRlOTYtMC5wbmcw563YoJUzOOet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zMogBAZoBBggAEAAYALABALgBARjirdiglTMg4q3YoJUzMABCN3N1Z2dlc3RJZEltcG9ydDFkNWQ0NDIzLTdhNzYtNGM2NC04MjMyLTBiZTY5ZjdjYmY5Yl8yMzIi3AMKC0FBQUJyUEJURDhzEoMDCgtBQUFCclBCVEQ4cxILQUFBQnJQQlREOHMaDQoJdGV4dC9odG1sEgAiDgoKdGV4dC9wbGFpbhIAKkcKDlRvbSBSIFJ1c3NvIEpyGjUvL3NzbC5nc3RhdGljLmNvbS9kb2NzL2NvbW1vbi9ibHVlX3NpbGhvdWV0dGU5Ni0wLnBuZzCcrtiglTM4nK7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81MziIAQGaAQYIABAAGACwAQC4AQEYia/doJUzIImv3aCVMzAAQjdzdWdnZXN0SWRJbXBvcnQxZDVkNDQyMy03YTc2LTRjNjQtODIzMi0wYmU2OWY3Y2JmOWJfNTM4ItwDCgtBQUFCclBCVEQ5SRKDAwoLQUFBQnJQQlREOUkSC0FBQUJyUEJURDlJGg0KCXRleHQvaHRtbBIAIg4KCnRleHQvcGxhaW4SACpHCg5Ub20gUiBSdXNzbyBKcho1Ly9zc2wuZ3N0YXRpYy5jb20vZG9jcy9jb21tb24vYmx1ZV9zaWxob3VldHRlOTYtMC5wbmcwg67YoJUzOIO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5OYgBAZoBBggAEAAYALABALgBARiDrtiglTMgg67YoJUzMABCN3N1Z2dlc3RJZEltcG9ydDFkNWQ0NDIzLTdhNzYtNGM2NC04MjMyLTBiZTY5ZjdjYmY5Yl8yOTki3AMKC0FBQUJyUEJURUJzEoMDCgtBQUFCclBCVEVCcxILQUFBQnJQQlRFQnMaDQoJdGV4dC9odG1sEgAiDgoKdGV4dC9wbGFpbhIAKkcKDlRvbSBSIFJ1c3NvIEpyGjUvL3NzbC5nc3RhdGljLmNvbS9kb2NzL2NvbW1vbi9ibHVlX3NpbGhvdWV0dGU5Ni0wLnBuZzD9rdiglTM4/a3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ODSIAQGaAQYIABAAGACwAQC4AQEYqK7YoJUzIKiu2KCVMzAAQjdzdWdnZXN0SWRJbXBvcnQxZDVkNDQyMy03YTc2LTRjNjQtODIzMi0wYmU2OWY3Y2JmOWJfMzg0ItwDCgtBQUFCclBCVEQ5TRKDAwoLQUFBQnJQQlREOU0SC0FBQUJyUEJURDlNGg0KCXRleHQvaHRtbBIAIg4KCnRleHQvcGxhaW4SACpHCg5Ub20gUiBSdXNzbyBKcho1Ly9zc2wuZ3N0YXRpYy5jb20vZG9jcy9jb21tb24vYmx1ZV9zaWxob3VldHRlOTYtMC5wbmcwiK/doJUzOIi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TU4iAEBmgEGCAAQABgAsAEAuAEBGJGv3aCVMyCRr92glTMwAEI3c3VnZ2VzdElkSW1wb3J0MWQ1ZDQ0MjMtN2E3Ni00YzY0LTgyMzItMGJlNjlmN2NiZjliXzU1OCLcAwoLQUFBQnJQQlREOUUSgwMKC0FBQUJyUEJURDlFEgtBQUFCclBCVEQ5RRoNCgl0ZXh0L2h0bWwSACIOCgp0ZXh0L3BsYWluEgAqRwoOVG9tIFIgUnVzc28gSnIaNS8vc3NsLmdzdGF0aWMuY29tL2RvY3MvY29tbW9uL2JsdWVfc2lsaG91ZXR0ZTk2LTAucG5nMOuu3aCVMzjrrt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80NjKIAQGaAQYIABAAGACwAQC4AQEY667doJUzIOuu3aCVMzAAQjdzdWdnZXN0SWRJbXBvcnQxZDVkNDQyMy03YTc2LTRjNjQtODIzMi0wYmU2OWY3Y2JmOWJfNDYyItwDCgtBQUFCclBCVEQ4VRKDAwoLQUFBQnJQQlREOFUSC0FBQUJyUEJURDhVGg0KCXRleHQvaHRtbBIAIg4KCnRleHQvcGxhaW4SACpHCg5Ub20gUiBSdXNzbyBKcho1Ly9zc2wuZ3N0YXRpYy5jb20vZG9jcy9jb21tb24vYmx1ZV9zaWxob3VldHRlOTYtMC5wbmcw9K7doJUzOPS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4N4gBAZoBBggAEAAYALABALgBARj0rt2glTMg9K7doJUzMABCN3N1Z2dlc3RJZEltcG9ydDFkNWQ0NDIzLTdhNzYtNGM2NC04MjMyLTBiZTY5ZjdjYmY5Yl80ODci3AMKC0FBQUJyUEJURUNBEoMDCgtBQUFCclBCVEVDQRILQUFBQnJQQlRFQ0EaDQoJdGV4dC9odG1sEgAiDgoKdGV4dC9wbGFpbhIAKkcKDlRvbSBSIFJ1c3NvIEpyGjUvL3NzbC5nc3RhdGljLmNvbS9kb2NzL2NvbW1vbi9ibHVlX3NpbGhvdWV0dGU5Ni0wLnBuZzDurt2glTM47q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Y3iAEBmgEGCAAQABgAsAEAuAEBGO6u3aCVMyDurt2glTMwAEI3c3VnZ2VzdElkSW1wb3J0MWQ1ZDQ0MjMtN2E3Ni00YzY0LTgyMzItMGJlNjlmN2NiZjliXzQ2NyLcAwoLQUFBQnJQQlREOTgSgwMKC0FBQUJyUEJURDk4EgtBQUFCclBCVEQ5OBoNCgl0ZXh0L2h0bWwSACIOCgp0ZXh0L3BsYWluEgAqRwoOVG9tIFIgUnVzc28gSnIaNS8vc3NsLmdzdGF0aWMuY29tL2RvY3MvY29tbW9uL2JsdWVfc2lsaG91ZXR0ZTk2LTAucG5nMN6t2KCVMzjerd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yMjKIAQGaAQYIABAAGACwAQC4AQEY3q3YoJUzIN6t2KCVMzAAQjdzdWdnZXN0SWRJbXBvcnQxZDVkNDQyMy03YTc2LTRjNjQtODIzMi0wYmU2OWY3Y2JmOWJfMjIyItwDCgtBQUFCclBCVEQ3dxKDAwoLQUFBQnJQQlREN3cSC0FBQUJyUEJURDd3Gg0KCXRleHQvaHRtbBIAIg4KCnRleHQvcGxhaW4SACpHCg5Ub20gUiBSdXNzbyBKcho1Ly9zc2wuZ3N0YXRpYy5jb20vZG9jcy9jb21tb24vYmx1ZV9zaWxob3VldHRlOTYtMC5wbmcw9K3YoJUzOPSt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I3MogBAZoBBggAEAAYALABALgBARj0rdiglTMg9K3YoJUzMABCN3N1Z2dlc3RJZEltcG9ydDFkNWQ0NDIzLTdhNzYtNGM2NC04MjMyLTBiZTY5ZjdjYmY5Yl8yNzIi3AMKC0FBQUJyUEJURDhZEoMDCgtBQUFCclBCVEQ4WRILQUFBQnJQQlREOFkaDQoJdGV4dC9odG1sEgAiDgoKdGV4dC9wbGFpbhIAKkcKDlRvbSBSIFJ1c3NvIEpyGjUvL3NzbC5nc3RhdGljLmNvbS9kb2NzL2NvbW1vbi9ibHVlX3NpbGhvdWV0dGU5Ni0wLnBuZzD6rdiglTM4+q3Y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jgyiAEBmgEGCAAQABgAsAEAuAEBGPqt2KCVMyD6rdiglTMwAEI3c3VnZ2VzdElkSW1wb3J0MWQ1ZDQ0MjMtN2E3Ni00YzY0LTgyMzItMGJlNjlmN2NiZjliXzI4MiLcAwoLQUFBQnJQQlRFQmMSgwMKC0FBQUJyUEJURUJjEgtBQUFCclBCVEVCYxoNCgl0ZXh0L2h0bWwSACIOCgp0ZXh0L3BsYWluEgAqRwoOVG9tIFIgUnVzc28gSnIaNS8vc3NsLmdzdGF0aWMuY29tL2RvY3MvY29tbW9uL2JsdWVfc2lsaG91ZXR0ZTk2LTAucG5nMKyu2KCVMzis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U3OIgBAZoBBggAEAAYALABALgBARiWr92glTMglq/doJUzMABCN3N1Z2dlc3RJZEltcG9ydDFkNWQ0NDIzLTdhNzYtNGM2NC04MjMyLTBiZTY5ZjdjYmY5Yl81Nzgi3AMKC0FBQUJyUEJURUM4EoMDCgtBQUFCclBCVEVDOBILQUFBQnJQQlRFQzgaDQoJdGV4dC9odG1sEgAiDgoKdGV4dC9wbGFpbhIAKkcKDlRvbSBSIFJ1c3NvIEpyGjUvL3NzbC5nc3RhdGljLmNvbS9kb2NzL2NvbW1vbi9ibHVlX3NpbGhvdWV0dGU5Ni0wLnBuZzCdms+glTM4nZ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Tc2iAEBmgEGCAAQABgAsAEAuAEBGJ2az6CVMyCdms+glTMwAEI3c3VnZ2VzdElkSW1wb3J0MWQ1ZDQ0MjMtN2E3Ni00YzY0LTgyMzItMGJlNjlmN2NiZjliXzE3NiLcAwoLQUFBQnJQQlRFQXcSgwMKC0FBQUJyUEJURUF3EgtBQUFCclBCVEVBdxoNCgl0ZXh0L2h0bWwSACIOCgp0ZXh0L3BsYWluEgAqRwoOVG9tIFIgUnVzc28gSnIaNS8vc3NsLmdzdGF0aWMuY29tL2RvY3MvY29tbW9uL2JsdWVfc2lsaG91ZXR0ZTk2LTAucG5nMP2u3aCVMzj9rt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81MjGIAQGaAQYIABAAGACwAQC4AQEYha/doJUzIIWv3aCVMzAAQjdzdWdnZXN0SWRJbXBvcnQxZDVkNDQyMy03YTc2LTRjNjQtODIzMi0wYmU2OWY3Y2JmOWJfNTIxItwDCgtBQUFCclBCVEVDNBKDAwoLQUFBQnJQQlRFQzQSC0FBQUJyUEJURUM0Gg0KCXRleHQvaHRtbBIAIg4KCnRleHQvcGxhaW4SACpHCg5Ub20gUiBSdXNzbyBKcho1Ly9zc2wuZ3N0YXRpYy5jb20vZG9jcy9jb21tb24vYmx1ZV9zaWxob3VldHRlOTYtMC5wbmcwma7YoJUzOJmu2K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2025-07-18T13:10:00.0000000Z</dcterms:created>
  <dc:creator>Jennifer Steen</dc:creator>
</cp:coreProperties>
</file>